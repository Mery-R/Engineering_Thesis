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C9A8" w14:textId="77777777" w:rsidR="004677F7" w:rsidRPr="006A4FDD" w:rsidRDefault="004677F7" w:rsidP="004677F7">
      <w:pPr>
        <w:spacing w:after="0" w:line="240" w:lineRule="auto"/>
        <w:jc w:val="both"/>
        <w:rPr>
          <w:rFonts w:ascii="Times New Roman" w:eastAsia="Calibri" w:hAnsi="Times New Roman"/>
          <w:rPrChange w:id="2" w:author="Miłosz Stec" w:date="2025-10-28T21:56:00Z">
            <w:rPr>
              <w:rFonts w:ascii="Titillium" w:eastAsia="Calibri" w:hAnsi="Titillium"/>
            </w:rPr>
          </w:rPrChange>
        </w:rPr>
      </w:pPr>
    </w:p>
    <w:p w14:paraId="5D56F2FE" w14:textId="77777777" w:rsidR="004677F7" w:rsidRPr="006A4FDD" w:rsidRDefault="004677F7" w:rsidP="004677F7">
      <w:pPr>
        <w:spacing w:after="0" w:line="240" w:lineRule="auto"/>
        <w:jc w:val="both"/>
        <w:rPr>
          <w:rFonts w:ascii="Times New Roman" w:eastAsia="Calibri" w:hAnsi="Times New Roman"/>
          <w:rPrChange w:id="3" w:author="Miłosz Stec" w:date="2025-10-28T21:56:00Z">
            <w:rPr>
              <w:rFonts w:ascii="Titillium" w:eastAsia="Calibri" w:hAnsi="Titillium"/>
            </w:rPr>
          </w:rPrChange>
        </w:rPr>
      </w:pPr>
    </w:p>
    <w:p w14:paraId="6BB4E69E" w14:textId="77777777" w:rsidR="004677F7" w:rsidRPr="006A4FDD" w:rsidRDefault="00380FF5" w:rsidP="004677F7">
      <w:pPr>
        <w:spacing w:after="0" w:line="240" w:lineRule="auto"/>
        <w:jc w:val="center"/>
        <w:rPr>
          <w:rFonts w:ascii="Times New Roman" w:eastAsia="Calibri" w:hAnsi="Times New Roman"/>
          <w:rPrChange w:id="4" w:author="Miłosz Stec" w:date="2025-10-28T21:56:00Z">
            <w:rPr>
              <w:rFonts w:ascii="Titillium" w:eastAsia="Calibri" w:hAnsi="Titillium"/>
            </w:rPr>
          </w:rPrChange>
        </w:rPr>
      </w:pPr>
      <w:r>
        <w:rPr>
          <w:rFonts w:ascii="Times New Roman" w:eastAsia="Calibri" w:hAnsi="Times New Roman"/>
          <w:noProof/>
          <w:lang w:eastAsia="pl-PL"/>
        </w:rPr>
        <w:pict w14:anchorId="2804F9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raz 1" o:spid="_x0000_i1025" type="#_x0000_t75" alt="agh_nzw_s_pl_1w_wbr_rgb_150ppi" style="width:400.2pt;height:194.25pt;visibility:visible">
            <v:imagedata r:id="rId8" o:title="agh_nzw_s_pl_1w_wbr_rgb_150ppi"/>
          </v:shape>
        </w:pict>
      </w:r>
    </w:p>
    <w:p w14:paraId="16002E44" w14:textId="74E82E65" w:rsidR="004677F7" w:rsidRPr="006A4FDD" w:rsidRDefault="00664C47" w:rsidP="004677F7">
      <w:pPr>
        <w:spacing w:before="120" w:after="120" w:line="240" w:lineRule="auto"/>
        <w:jc w:val="center"/>
        <w:rPr>
          <w:rFonts w:ascii="Times New Roman" w:eastAsia="Calibri" w:hAnsi="Times New Roman"/>
          <w:b/>
          <w:rPrChange w:id="5" w:author="Miłosz Stec" w:date="2025-10-28T21:56:00Z">
            <w:rPr>
              <w:rFonts w:ascii="Titillium" w:eastAsia="Calibri" w:hAnsi="Titillium"/>
              <w:b/>
            </w:rPr>
          </w:rPrChange>
        </w:rPr>
      </w:pPr>
      <w:del w:id="6" w:author="Miłosz Stec" w:date="2025-10-28T21:41:00Z">
        <w:r w:rsidRPr="006A4FDD" w:rsidDel="00592FF4">
          <w:rPr>
            <w:rFonts w:ascii="Times New Roman" w:eastAsia="Calibri" w:hAnsi="Times New Roman"/>
            <w:b/>
            <w:rPrChange w:id="7" w:author="Miłosz Stec" w:date="2025-10-28T21:56:00Z">
              <w:rPr>
                <w:rFonts w:ascii="Titillium" w:eastAsia="Calibri" w:hAnsi="Titillium"/>
                <w:b/>
              </w:rPr>
            </w:rPrChange>
          </w:rPr>
          <w:delText>&lt;NAZWA WYDZIAŁU&gt;</w:delText>
        </w:r>
      </w:del>
      <w:ins w:id="8" w:author="Miłosz Stec" w:date="2025-10-28T21:41:00Z">
        <w:r w:rsidR="00592FF4" w:rsidRPr="006A4FDD">
          <w:rPr>
            <w:rFonts w:ascii="Times New Roman" w:eastAsia="Calibri" w:hAnsi="Times New Roman"/>
            <w:b/>
            <w:rPrChange w:id="9" w:author="Miłosz Stec" w:date="2025-10-28T21:56:00Z">
              <w:rPr>
                <w:rFonts w:ascii="Titillium" w:eastAsia="Calibri" w:hAnsi="Titillium"/>
                <w:b/>
              </w:rPr>
            </w:rPrChange>
          </w:rPr>
          <w:t>Wydział Inżynierii Mechanicznej i Robotyki</w:t>
        </w:r>
      </w:ins>
    </w:p>
    <w:p w14:paraId="1FFBABB7" w14:textId="79B0E7F3" w:rsidR="004677F7" w:rsidRPr="006A4FDD" w:rsidRDefault="004677F7" w:rsidP="004677F7">
      <w:pPr>
        <w:spacing w:before="240" w:after="0" w:line="240" w:lineRule="auto"/>
        <w:jc w:val="center"/>
        <w:rPr>
          <w:rFonts w:ascii="Times New Roman" w:eastAsia="Calibri" w:hAnsi="Times New Roman"/>
          <w:rPrChange w:id="10" w:author="Miłosz Stec" w:date="2025-10-28T21:56:00Z">
            <w:rPr>
              <w:rFonts w:ascii="Titillium" w:eastAsia="Calibri" w:hAnsi="Titillium"/>
            </w:rPr>
          </w:rPrChange>
        </w:rPr>
      </w:pPr>
      <w:r w:rsidRPr="006A4FDD">
        <w:rPr>
          <w:rFonts w:ascii="Times New Roman" w:eastAsia="Calibri" w:hAnsi="Times New Roman"/>
          <w:rPrChange w:id="11" w:author="Miłosz Stec" w:date="2025-10-28T21:56:00Z">
            <w:rPr>
              <w:rFonts w:ascii="Titillium" w:eastAsia="Calibri" w:hAnsi="Titillium"/>
            </w:rPr>
          </w:rPrChange>
        </w:rPr>
        <w:t xml:space="preserve">KATEDRA </w:t>
      </w:r>
      <w:del w:id="12" w:author="Miłosz Stec" w:date="2025-10-28T21:45:00Z">
        <w:r w:rsidRPr="006A4FDD" w:rsidDel="007531AC">
          <w:rPr>
            <w:rFonts w:ascii="Times New Roman" w:eastAsia="Calibri" w:hAnsi="Times New Roman"/>
            <w:rPrChange w:id="13" w:author="Miłosz Stec" w:date="2025-10-28T21:56:00Z">
              <w:rPr>
                <w:rFonts w:ascii="Titillium" w:eastAsia="Calibri" w:hAnsi="Titillium"/>
              </w:rPr>
            </w:rPrChange>
          </w:rPr>
          <w:delText>&lt;</w:delText>
        </w:r>
        <w:r w:rsidRPr="006A4FDD" w:rsidDel="007531AC">
          <w:rPr>
            <w:rFonts w:ascii="Times New Roman" w:eastAsia="Calibri" w:hAnsi="Times New Roman"/>
            <w:i/>
            <w:rPrChange w:id="14" w:author="Miłosz Stec" w:date="2025-10-28T21:56:00Z">
              <w:rPr>
                <w:rFonts w:ascii="Titillium" w:eastAsia="Calibri" w:hAnsi="Titillium"/>
                <w:i/>
              </w:rPr>
            </w:rPrChange>
          </w:rPr>
          <w:delText>nazwa katedry</w:delText>
        </w:r>
        <w:r w:rsidRPr="006A4FDD" w:rsidDel="007531AC">
          <w:rPr>
            <w:rFonts w:ascii="Times New Roman" w:eastAsia="Calibri" w:hAnsi="Times New Roman"/>
            <w:rPrChange w:id="15" w:author="Miłosz Stec" w:date="2025-10-28T21:56:00Z">
              <w:rPr>
                <w:rFonts w:ascii="Titillium" w:eastAsia="Calibri" w:hAnsi="Titillium"/>
              </w:rPr>
            </w:rPrChange>
          </w:rPr>
          <w:delText>&gt;</w:delText>
        </w:r>
      </w:del>
      <w:ins w:id="16" w:author="Miłosz Stec" w:date="2025-10-28T21:45:00Z">
        <w:r w:rsidR="007531AC" w:rsidRPr="006A4FDD">
          <w:rPr>
            <w:rFonts w:ascii="Times New Roman" w:eastAsia="Calibri" w:hAnsi="Times New Roman"/>
            <w:rPrChange w:id="17" w:author="Miłosz Stec" w:date="2025-10-28T21:56:00Z">
              <w:rPr>
                <w:rFonts w:ascii="Titillium" w:eastAsia="Calibri" w:hAnsi="Titillium"/>
              </w:rPr>
            </w:rPrChange>
          </w:rPr>
          <w:t>ROBOTYKI I MECHATRONIKI</w:t>
        </w:r>
      </w:ins>
    </w:p>
    <w:p w14:paraId="14F74A20" w14:textId="77777777" w:rsidR="004677F7" w:rsidRPr="006A4FDD" w:rsidRDefault="004677F7" w:rsidP="004677F7">
      <w:pPr>
        <w:spacing w:after="0" w:line="240" w:lineRule="auto"/>
        <w:rPr>
          <w:rFonts w:ascii="Times New Roman" w:eastAsia="Calibri" w:hAnsi="Times New Roman"/>
          <w:rPrChange w:id="18" w:author="Miłosz Stec" w:date="2025-10-28T21:56:00Z">
            <w:rPr>
              <w:rFonts w:ascii="Titillium" w:eastAsia="Calibri" w:hAnsi="Titillium"/>
            </w:rPr>
          </w:rPrChange>
        </w:rPr>
      </w:pPr>
    </w:p>
    <w:p w14:paraId="6DE35B67" w14:textId="77777777" w:rsidR="004677F7" w:rsidRPr="006A4FDD" w:rsidRDefault="004677F7" w:rsidP="004677F7">
      <w:pPr>
        <w:spacing w:after="0" w:line="240" w:lineRule="auto"/>
        <w:rPr>
          <w:rFonts w:ascii="Times New Roman" w:eastAsia="Calibri" w:hAnsi="Times New Roman"/>
          <w:rPrChange w:id="19" w:author="Miłosz Stec" w:date="2025-10-28T21:56:00Z">
            <w:rPr>
              <w:rFonts w:ascii="Titillium" w:eastAsia="Calibri" w:hAnsi="Titillium"/>
            </w:rPr>
          </w:rPrChange>
        </w:rPr>
      </w:pPr>
    </w:p>
    <w:p w14:paraId="46367DF2" w14:textId="592B0B29" w:rsidR="004677F7" w:rsidRPr="006A4FDD" w:rsidRDefault="00603FD4" w:rsidP="004677F7">
      <w:pPr>
        <w:spacing w:before="120" w:after="0" w:line="240" w:lineRule="auto"/>
        <w:jc w:val="center"/>
        <w:rPr>
          <w:rFonts w:ascii="Times New Roman" w:eastAsia="Calibri" w:hAnsi="Times New Roman"/>
          <w:sz w:val="36"/>
          <w:rPrChange w:id="20" w:author="Miłosz Stec" w:date="2025-10-28T21:56:00Z">
            <w:rPr>
              <w:rFonts w:ascii="Titillium" w:eastAsia="Calibri" w:hAnsi="Titillium"/>
              <w:sz w:val="36"/>
            </w:rPr>
          </w:rPrChange>
        </w:rPr>
      </w:pPr>
      <w:r w:rsidRPr="006A4FDD">
        <w:rPr>
          <w:rFonts w:ascii="Times New Roman" w:eastAsia="Calibri" w:hAnsi="Times New Roman"/>
          <w:sz w:val="36"/>
          <w:rPrChange w:id="21" w:author="Miłosz Stec" w:date="2025-10-28T21:56:00Z">
            <w:rPr>
              <w:rFonts w:ascii="Titillium" w:eastAsia="Calibri" w:hAnsi="Titillium"/>
              <w:sz w:val="36"/>
            </w:rPr>
          </w:rPrChange>
        </w:rPr>
        <w:t xml:space="preserve">Projekt </w:t>
      </w:r>
      <w:r w:rsidR="00A22E62" w:rsidRPr="006A4FDD">
        <w:rPr>
          <w:rFonts w:ascii="Times New Roman" w:eastAsia="Calibri" w:hAnsi="Times New Roman"/>
          <w:sz w:val="36"/>
          <w:rPrChange w:id="22" w:author="Miłosz Stec" w:date="2025-10-28T21:56:00Z">
            <w:rPr>
              <w:rFonts w:ascii="Titillium" w:eastAsia="Calibri" w:hAnsi="Titillium"/>
              <w:sz w:val="36"/>
            </w:rPr>
          </w:rPrChange>
        </w:rPr>
        <w:t>dyplomowy</w:t>
      </w:r>
      <w:del w:id="23" w:author="Miłosz Stec" w:date="2025-10-28T21:43:00Z">
        <w:r w:rsidR="00963D49" w:rsidRPr="006A4FDD" w:rsidDel="00592FF4">
          <w:rPr>
            <w:rFonts w:ascii="Times New Roman" w:eastAsia="Calibri" w:hAnsi="Times New Roman"/>
            <w:sz w:val="36"/>
            <w:rPrChange w:id="24" w:author="Miłosz Stec" w:date="2025-10-28T21:56:00Z">
              <w:rPr>
                <w:rFonts w:ascii="Titillium" w:eastAsia="Calibri" w:hAnsi="Titillium"/>
                <w:sz w:val="36"/>
              </w:rPr>
            </w:rPrChange>
          </w:rPr>
          <w:delText>/</w:delText>
        </w:r>
        <w:r w:rsidRPr="006A4FDD" w:rsidDel="00592FF4">
          <w:rPr>
            <w:rFonts w:ascii="Times New Roman" w:eastAsia="Calibri" w:hAnsi="Times New Roman"/>
            <w:sz w:val="36"/>
            <w:rPrChange w:id="25" w:author="Miłosz Stec" w:date="2025-10-28T21:56:00Z">
              <w:rPr>
                <w:rFonts w:ascii="Titillium" w:eastAsia="Calibri" w:hAnsi="Titillium"/>
                <w:sz w:val="36"/>
              </w:rPr>
            </w:rPrChange>
          </w:rPr>
          <w:delText>Praca dyplomowa</w:delText>
        </w:r>
        <w:r w:rsidR="004677F7" w:rsidRPr="006A4FDD" w:rsidDel="00592FF4">
          <w:rPr>
            <w:rFonts w:ascii="Times New Roman" w:eastAsia="Calibri" w:hAnsi="Times New Roman"/>
            <w:sz w:val="36"/>
            <w:vertAlign w:val="superscript"/>
            <w:rPrChange w:id="26" w:author="Miłosz Stec" w:date="2025-10-28T21:56:00Z">
              <w:rPr>
                <w:rFonts w:ascii="Titillium" w:eastAsia="Calibri" w:hAnsi="Titillium"/>
                <w:sz w:val="36"/>
                <w:vertAlign w:val="superscript"/>
              </w:rPr>
            </w:rPrChange>
          </w:rPr>
          <w:footnoteReference w:id="1"/>
        </w:r>
      </w:del>
    </w:p>
    <w:p w14:paraId="338A8CC0" w14:textId="77777777" w:rsidR="004677F7" w:rsidRPr="006A4FDD" w:rsidRDefault="004677F7" w:rsidP="004677F7">
      <w:pPr>
        <w:spacing w:before="200" w:after="0" w:line="240" w:lineRule="auto"/>
        <w:jc w:val="center"/>
        <w:rPr>
          <w:rFonts w:ascii="Times New Roman" w:eastAsia="Calibri" w:hAnsi="Times New Roman"/>
          <w:b/>
          <w:rPrChange w:id="29" w:author="Miłosz Stec" w:date="2025-10-28T21:56:00Z">
            <w:rPr>
              <w:rFonts w:ascii="Titillium" w:eastAsia="Calibri" w:hAnsi="Titillium"/>
              <w:b/>
            </w:rPr>
          </w:rPrChange>
        </w:rPr>
      </w:pPr>
    </w:p>
    <w:p w14:paraId="65466170" w14:textId="36578D30" w:rsidR="00664C47" w:rsidRPr="006A4FDD" w:rsidDel="00592FF4" w:rsidRDefault="00592FF4">
      <w:pPr>
        <w:spacing w:after="0" w:line="240" w:lineRule="auto"/>
        <w:jc w:val="center"/>
        <w:rPr>
          <w:del w:id="30" w:author="Miłosz Stec" w:date="2025-10-28T21:43:00Z"/>
          <w:rFonts w:ascii="Times New Roman" w:eastAsia="Calibri" w:hAnsi="Times New Roman"/>
          <w:b/>
          <w:bCs/>
          <w:i/>
          <w:sz w:val="32"/>
          <w:szCs w:val="36"/>
          <w:rPrChange w:id="31" w:author="Miłosz Stec" w:date="2025-10-28T21:56:00Z">
            <w:rPr>
              <w:del w:id="32" w:author="Miłosz Stec" w:date="2025-10-28T21:43:00Z"/>
              <w:rFonts w:ascii="Titillium" w:eastAsia="Calibri" w:hAnsi="Titillium"/>
              <w:i/>
              <w:sz w:val="32"/>
              <w:szCs w:val="36"/>
            </w:rPr>
          </w:rPrChange>
        </w:rPr>
      </w:pPr>
      <w:ins w:id="33" w:author="Miłosz Stec" w:date="2025-10-28T21:43:00Z">
        <w:r w:rsidRPr="006A4FDD">
          <w:rPr>
            <w:rFonts w:ascii="Times New Roman" w:eastAsia="Calibri" w:hAnsi="Times New Roman"/>
            <w:b/>
            <w:bCs/>
            <w:i/>
            <w:sz w:val="32"/>
            <w:szCs w:val="36"/>
            <w:rPrChange w:id="34" w:author="Miłosz Stec" w:date="2025-10-28T21:56:00Z">
              <w:rPr>
                <w:rFonts w:ascii="Titillium" w:eastAsia="Calibri" w:hAnsi="Titillium"/>
                <w:i/>
                <w:sz w:val="32"/>
                <w:szCs w:val="36"/>
              </w:rPr>
            </w:rPrChange>
          </w:rPr>
          <w:t>Projekt i wykonanie systemu lokalizacji pojazdu</w:t>
        </w:r>
      </w:ins>
      <w:del w:id="35" w:author="Miłosz Stec" w:date="2025-10-28T21:43:00Z">
        <w:r w:rsidR="00664C47" w:rsidRPr="006A4FDD" w:rsidDel="00592FF4">
          <w:rPr>
            <w:rFonts w:ascii="Times New Roman" w:eastAsia="Calibri" w:hAnsi="Times New Roman"/>
            <w:b/>
            <w:bCs/>
            <w:i/>
            <w:sz w:val="32"/>
            <w:szCs w:val="36"/>
            <w:rPrChange w:id="36" w:author="Miłosz Stec" w:date="2025-10-28T21:56:00Z">
              <w:rPr>
                <w:rFonts w:ascii="Titillium" w:eastAsia="Calibri" w:hAnsi="Titillium"/>
                <w:i/>
                <w:sz w:val="32"/>
                <w:szCs w:val="36"/>
              </w:rPr>
            </w:rPrChange>
          </w:rPr>
          <w:delText>&lt;</w:delText>
        </w:r>
        <w:r w:rsidR="0031138A" w:rsidRPr="006A4FDD" w:rsidDel="00592FF4">
          <w:rPr>
            <w:rFonts w:ascii="Times New Roman" w:eastAsia="Calibri" w:hAnsi="Times New Roman"/>
            <w:b/>
            <w:bCs/>
            <w:i/>
            <w:sz w:val="32"/>
            <w:szCs w:val="36"/>
            <w:rPrChange w:id="37" w:author="Miłosz Stec" w:date="2025-10-28T21:56:00Z">
              <w:rPr>
                <w:rFonts w:ascii="Titillium" w:eastAsia="Calibri" w:hAnsi="Titillium"/>
                <w:i/>
                <w:sz w:val="32"/>
                <w:szCs w:val="36"/>
              </w:rPr>
            </w:rPrChange>
          </w:rPr>
          <w:delText>Tytuł</w:delText>
        </w:r>
        <w:r w:rsidR="00664C47" w:rsidRPr="006A4FDD" w:rsidDel="00592FF4">
          <w:rPr>
            <w:rFonts w:ascii="Times New Roman" w:eastAsia="Calibri" w:hAnsi="Times New Roman"/>
            <w:b/>
            <w:bCs/>
            <w:i/>
            <w:sz w:val="32"/>
            <w:szCs w:val="36"/>
            <w:rPrChange w:id="38" w:author="Miłosz Stec" w:date="2025-10-28T21:56:00Z">
              <w:rPr>
                <w:rFonts w:ascii="Titillium" w:eastAsia="Calibri" w:hAnsi="Titillium"/>
                <w:i/>
                <w:sz w:val="32"/>
                <w:szCs w:val="36"/>
              </w:rPr>
            </w:rPrChange>
          </w:rPr>
          <w:delText xml:space="preserve"> pracy w języku oryginalnym&gt;</w:delText>
        </w:r>
      </w:del>
    </w:p>
    <w:p w14:paraId="1B9EA14D" w14:textId="77777777" w:rsidR="00592FF4" w:rsidRPr="006A4FDD" w:rsidRDefault="00592FF4" w:rsidP="006A4FDD">
      <w:pPr>
        <w:spacing w:after="0" w:line="240" w:lineRule="auto"/>
        <w:jc w:val="center"/>
        <w:rPr>
          <w:ins w:id="39" w:author="Miłosz Stec" w:date="2025-10-28T21:43:00Z"/>
          <w:rFonts w:ascii="Times New Roman" w:eastAsia="Calibri" w:hAnsi="Times New Roman"/>
          <w:b/>
          <w:bCs/>
          <w:i/>
          <w:sz w:val="32"/>
          <w:szCs w:val="36"/>
          <w:rPrChange w:id="40" w:author="Miłosz Stec" w:date="2025-10-28T21:56:00Z">
            <w:rPr>
              <w:ins w:id="41" w:author="Miłosz Stec" w:date="2025-10-28T21:43:00Z"/>
              <w:rFonts w:ascii="Titillium" w:eastAsia="Calibri" w:hAnsi="Titillium"/>
              <w:i/>
              <w:sz w:val="32"/>
              <w:szCs w:val="36"/>
            </w:rPr>
          </w:rPrChange>
        </w:rPr>
      </w:pPr>
    </w:p>
    <w:p w14:paraId="5814EEA9" w14:textId="7176AC5A" w:rsidR="004677F7" w:rsidRPr="006A4FDD" w:rsidDel="00592FF4" w:rsidRDefault="004677F7">
      <w:pPr>
        <w:spacing w:after="0" w:line="240" w:lineRule="auto"/>
        <w:jc w:val="center"/>
        <w:rPr>
          <w:del w:id="42" w:author="Miłosz Stec" w:date="2025-10-28T21:43:00Z"/>
          <w:rFonts w:ascii="Times New Roman" w:eastAsia="Calibri" w:hAnsi="Times New Roman"/>
          <w:b/>
          <w:bCs/>
          <w:i/>
          <w:sz w:val="32"/>
          <w:szCs w:val="36"/>
          <w:rPrChange w:id="43" w:author="Miłosz Stec" w:date="2025-10-28T21:56:00Z">
            <w:rPr>
              <w:del w:id="44" w:author="Miłosz Stec" w:date="2025-10-28T21:43:00Z"/>
              <w:rFonts w:ascii="Titillium" w:eastAsia="Calibri" w:hAnsi="Titillium"/>
              <w:i/>
              <w:sz w:val="32"/>
              <w:szCs w:val="36"/>
            </w:rPr>
          </w:rPrChange>
        </w:rPr>
      </w:pPr>
      <w:del w:id="45" w:author="Miłosz Stec" w:date="2025-10-28T21:43:00Z">
        <w:r w:rsidRPr="006A4FDD" w:rsidDel="00592FF4">
          <w:rPr>
            <w:rFonts w:ascii="Times New Roman" w:eastAsia="Calibri" w:hAnsi="Times New Roman"/>
            <w:b/>
            <w:bCs/>
            <w:i/>
            <w:sz w:val="32"/>
            <w:szCs w:val="36"/>
            <w:rPrChange w:id="46" w:author="Miłosz Stec" w:date="2025-10-28T21:56:00Z">
              <w:rPr>
                <w:rFonts w:ascii="Titillium" w:eastAsia="Calibri" w:hAnsi="Titillium"/>
                <w:i/>
                <w:sz w:val="32"/>
                <w:szCs w:val="36"/>
              </w:rPr>
            </w:rPrChange>
          </w:rPr>
          <w:delText>&lt;</w:delText>
        </w:r>
        <w:r w:rsidR="0031138A" w:rsidRPr="006A4FDD" w:rsidDel="00592FF4">
          <w:rPr>
            <w:rFonts w:ascii="Times New Roman" w:eastAsia="Calibri" w:hAnsi="Times New Roman"/>
            <w:b/>
            <w:bCs/>
            <w:i/>
            <w:sz w:val="32"/>
            <w:szCs w:val="36"/>
            <w:rPrChange w:id="47" w:author="Miłosz Stec" w:date="2025-10-28T21:56:00Z">
              <w:rPr>
                <w:rFonts w:ascii="Titillium" w:eastAsia="Calibri" w:hAnsi="Titillium"/>
                <w:i/>
                <w:sz w:val="32"/>
                <w:szCs w:val="36"/>
              </w:rPr>
            </w:rPrChange>
          </w:rPr>
          <w:delText>Tytuł</w:delText>
        </w:r>
        <w:r w:rsidRPr="006A4FDD" w:rsidDel="00592FF4">
          <w:rPr>
            <w:rFonts w:ascii="Times New Roman" w:eastAsia="Calibri" w:hAnsi="Times New Roman"/>
            <w:b/>
            <w:bCs/>
            <w:i/>
            <w:sz w:val="32"/>
            <w:szCs w:val="36"/>
            <w:rPrChange w:id="48" w:author="Miłosz Stec" w:date="2025-10-28T21:56:00Z">
              <w:rPr>
                <w:rFonts w:ascii="Titillium" w:eastAsia="Calibri" w:hAnsi="Titillium"/>
                <w:i/>
                <w:sz w:val="32"/>
                <w:szCs w:val="36"/>
              </w:rPr>
            </w:rPrChange>
          </w:rPr>
          <w:delText xml:space="preserve"> pracy w języku polskim</w:delText>
        </w:r>
        <w:r w:rsidR="00664C47" w:rsidRPr="006A4FDD" w:rsidDel="00592FF4">
          <w:rPr>
            <w:rStyle w:val="Odwoanieprzypisudolnego"/>
            <w:rFonts w:ascii="Times New Roman" w:eastAsia="Calibri" w:hAnsi="Times New Roman"/>
            <w:b/>
            <w:bCs/>
            <w:i/>
            <w:sz w:val="32"/>
            <w:szCs w:val="36"/>
            <w:rPrChange w:id="49" w:author="Miłosz Stec" w:date="2025-10-28T21:56:00Z">
              <w:rPr>
                <w:rStyle w:val="Odwoanieprzypisudolnego"/>
                <w:rFonts w:ascii="Titillium" w:eastAsia="Calibri" w:hAnsi="Titillium"/>
                <w:i/>
                <w:sz w:val="32"/>
                <w:szCs w:val="36"/>
              </w:rPr>
            </w:rPrChange>
          </w:rPr>
          <w:footnoteReference w:id="2"/>
        </w:r>
        <w:r w:rsidRPr="006A4FDD" w:rsidDel="00592FF4">
          <w:rPr>
            <w:rFonts w:ascii="Times New Roman" w:eastAsia="Calibri" w:hAnsi="Times New Roman"/>
            <w:b/>
            <w:bCs/>
            <w:i/>
            <w:sz w:val="32"/>
            <w:szCs w:val="36"/>
            <w:rPrChange w:id="52" w:author="Miłosz Stec" w:date="2025-10-28T21:56:00Z">
              <w:rPr>
                <w:rFonts w:ascii="Titillium" w:eastAsia="Calibri" w:hAnsi="Titillium"/>
                <w:i/>
                <w:sz w:val="32"/>
                <w:szCs w:val="36"/>
              </w:rPr>
            </w:rPrChange>
          </w:rPr>
          <w:delText>&gt;</w:delText>
        </w:r>
      </w:del>
    </w:p>
    <w:p w14:paraId="3614B598" w14:textId="5465DD64" w:rsidR="004677F7" w:rsidRPr="006A4FDD" w:rsidDel="00592FF4" w:rsidRDefault="00592FF4">
      <w:pPr>
        <w:spacing w:after="0" w:line="240" w:lineRule="auto"/>
        <w:jc w:val="center"/>
        <w:rPr>
          <w:del w:id="53" w:author="Miłosz Stec" w:date="2025-10-28T21:43:00Z"/>
          <w:rFonts w:ascii="Times New Roman" w:eastAsia="Calibri" w:hAnsi="Times New Roman"/>
          <w:i/>
          <w:sz w:val="32"/>
          <w:szCs w:val="36"/>
          <w:lang w:val="en-GB"/>
          <w:rPrChange w:id="54" w:author="Miłosz Stec" w:date="2025-10-28T21:56:00Z">
            <w:rPr>
              <w:del w:id="55" w:author="Miłosz Stec" w:date="2025-10-28T21:43:00Z"/>
              <w:rFonts w:ascii="Titillium" w:eastAsia="Calibri" w:hAnsi="Titillium"/>
              <w:i/>
              <w:sz w:val="32"/>
              <w:szCs w:val="36"/>
            </w:rPr>
          </w:rPrChange>
        </w:rPr>
      </w:pPr>
      <w:ins w:id="56" w:author="Miłosz Stec" w:date="2025-10-28T21:43:00Z">
        <w:r w:rsidRPr="006A4FDD">
          <w:rPr>
            <w:rFonts w:ascii="Times New Roman" w:eastAsia="Calibri" w:hAnsi="Times New Roman"/>
            <w:b/>
            <w:bCs/>
            <w:i/>
            <w:sz w:val="32"/>
            <w:szCs w:val="36"/>
            <w:lang w:val="en-GB"/>
            <w:rPrChange w:id="57" w:author="Miłosz Stec" w:date="2025-10-28T21:56:00Z">
              <w:rPr>
                <w:rFonts w:ascii="Titillium" w:eastAsia="Calibri" w:hAnsi="Titillium"/>
                <w:i/>
                <w:sz w:val="32"/>
                <w:szCs w:val="36"/>
              </w:rPr>
            </w:rPrChange>
          </w:rPr>
          <w:t>Design and Implementation of a Vehicle Localization System</w:t>
        </w:r>
      </w:ins>
      <w:del w:id="58" w:author="Miłosz Stec" w:date="2025-10-28T21:43:00Z">
        <w:r w:rsidR="004677F7" w:rsidRPr="006A4FDD" w:rsidDel="00592FF4">
          <w:rPr>
            <w:rFonts w:ascii="Times New Roman" w:eastAsia="Calibri" w:hAnsi="Times New Roman"/>
            <w:i/>
            <w:sz w:val="32"/>
            <w:szCs w:val="36"/>
            <w:lang w:val="en-GB"/>
            <w:rPrChange w:id="59" w:author="Miłosz Stec" w:date="2025-10-28T21:56:00Z">
              <w:rPr>
                <w:rFonts w:ascii="Titillium" w:eastAsia="Calibri" w:hAnsi="Titillium"/>
                <w:i/>
                <w:sz w:val="32"/>
                <w:szCs w:val="36"/>
              </w:rPr>
            </w:rPrChange>
          </w:rPr>
          <w:delText>&lt;</w:delText>
        </w:r>
        <w:r w:rsidR="0031138A" w:rsidRPr="006A4FDD" w:rsidDel="00592FF4">
          <w:rPr>
            <w:rFonts w:ascii="Times New Roman" w:eastAsia="Calibri" w:hAnsi="Times New Roman"/>
            <w:i/>
            <w:sz w:val="32"/>
            <w:szCs w:val="36"/>
            <w:lang w:val="en-GB"/>
            <w:rPrChange w:id="60" w:author="Miłosz Stec" w:date="2025-10-28T21:56:00Z">
              <w:rPr>
                <w:rFonts w:ascii="Titillium" w:eastAsia="Calibri" w:hAnsi="Titillium"/>
                <w:i/>
                <w:sz w:val="32"/>
                <w:szCs w:val="36"/>
              </w:rPr>
            </w:rPrChange>
          </w:rPr>
          <w:delText>Tytuł</w:delText>
        </w:r>
        <w:r w:rsidR="004677F7" w:rsidRPr="006A4FDD" w:rsidDel="00592FF4">
          <w:rPr>
            <w:rFonts w:ascii="Times New Roman" w:eastAsia="Calibri" w:hAnsi="Times New Roman"/>
            <w:i/>
            <w:sz w:val="32"/>
            <w:szCs w:val="36"/>
            <w:lang w:val="en-GB"/>
            <w:rPrChange w:id="61" w:author="Miłosz Stec" w:date="2025-10-28T21:56:00Z">
              <w:rPr>
                <w:rFonts w:ascii="Titillium" w:eastAsia="Calibri" w:hAnsi="Titillium"/>
                <w:i/>
                <w:sz w:val="32"/>
                <w:szCs w:val="36"/>
              </w:rPr>
            </w:rPrChange>
          </w:rPr>
          <w:delText xml:space="preserve"> pracy w j. angielskim</w:delText>
        </w:r>
        <w:r w:rsidR="00664C47" w:rsidRPr="006A4FDD" w:rsidDel="00592FF4">
          <w:rPr>
            <w:rStyle w:val="Odwoanieprzypisudolnego"/>
            <w:rFonts w:ascii="Times New Roman" w:eastAsia="Calibri" w:hAnsi="Times New Roman"/>
            <w:i/>
            <w:sz w:val="32"/>
            <w:szCs w:val="36"/>
            <w:rPrChange w:id="62" w:author="Miłosz Stec" w:date="2025-10-28T21:56:00Z">
              <w:rPr>
                <w:rStyle w:val="Odwoanieprzypisudolnego"/>
                <w:rFonts w:ascii="Titillium" w:eastAsia="Calibri" w:hAnsi="Titillium"/>
                <w:i/>
                <w:sz w:val="32"/>
                <w:szCs w:val="36"/>
              </w:rPr>
            </w:rPrChange>
          </w:rPr>
          <w:footnoteReference w:id="3"/>
        </w:r>
        <w:r w:rsidR="004677F7" w:rsidRPr="006A4FDD" w:rsidDel="00592FF4">
          <w:rPr>
            <w:rFonts w:ascii="Times New Roman" w:eastAsia="Calibri" w:hAnsi="Times New Roman"/>
            <w:i/>
            <w:sz w:val="32"/>
            <w:szCs w:val="36"/>
            <w:lang w:val="en-GB"/>
            <w:rPrChange w:id="65" w:author="Miłosz Stec" w:date="2025-10-28T21:56:00Z">
              <w:rPr>
                <w:rFonts w:ascii="Titillium" w:eastAsia="Calibri" w:hAnsi="Titillium"/>
                <w:i/>
                <w:sz w:val="32"/>
                <w:szCs w:val="36"/>
              </w:rPr>
            </w:rPrChange>
          </w:rPr>
          <w:delText>&gt;</w:delText>
        </w:r>
      </w:del>
    </w:p>
    <w:p w14:paraId="538746C8" w14:textId="77777777" w:rsidR="004677F7" w:rsidRPr="006A4FDD" w:rsidRDefault="004677F7">
      <w:pPr>
        <w:spacing w:after="0" w:line="240" w:lineRule="auto"/>
        <w:jc w:val="center"/>
        <w:rPr>
          <w:rFonts w:ascii="Times New Roman" w:eastAsia="Calibri" w:hAnsi="Times New Roman"/>
          <w:lang w:val="en-GB"/>
          <w:rPrChange w:id="66" w:author="Miłosz Stec" w:date="2025-10-28T21:56:00Z">
            <w:rPr>
              <w:rFonts w:ascii="Titillium" w:eastAsia="Calibri" w:hAnsi="Titillium"/>
            </w:rPr>
          </w:rPrChange>
        </w:rPr>
        <w:pPrChange w:id="67" w:author="Miłosz Stec" w:date="2025-10-28T21:56:00Z">
          <w:pPr>
            <w:spacing w:after="0" w:line="240" w:lineRule="auto"/>
          </w:pPr>
        </w:pPrChange>
      </w:pPr>
    </w:p>
    <w:p w14:paraId="07B35A33" w14:textId="77777777" w:rsidR="004677F7" w:rsidRPr="006A4FDD" w:rsidRDefault="004677F7" w:rsidP="004677F7">
      <w:pPr>
        <w:spacing w:after="0" w:line="240" w:lineRule="auto"/>
        <w:rPr>
          <w:rFonts w:ascii="Times New Roman" w:eastAsia="Calibri" w:hAnsi="Times New Roman"/>
          <w:lang w:val="en-GB"/>
          <w:rPrChange w:id="68" w:author="Miłosz Stec" w:date="2025-10-28T21:56:00Z">
            <w:rPr>
              <w:rFonts w:ascii="Titillium" w:eastAsia="Calibri" w:hAnsi="Titillium"/>
            </w:rPr>
          </w:rPrChange>
        </w:rPr>
      </w:pPr>
    </w:p>
    <w:p w14:paraId="06980D74" w14:textId="77777777" w:rsidR="004677F7" w:rsidRPr="006A4FDD" w:rsidRDefault="004677F7" w:rsidP="004677F7">
      <w:pPr>
        <w:spacing w:after="0" w:line="240" w:lineRule="auto"/>
        <w:rPr>
          <w:rFonts w:ascii="Times New Roman" w:eastAsia="Calibri" w:hAnsi="Times New Roman"/>
          <w:lang w:val="en-GB"/>
          <w:rPrChange w:id="69" w:author="Miłosz Stec" w:date="2025-10-28T21:56:00Z">
            <w:rPr>
              <w:rFonts w:ascii="Titillium" w:eastAsia="Calibri" w:hAnsi="Titillium"/>
            </w:rPr>
          </w:rPrChange>
        </w:rPr>
      </w:pPr>
    </w:p>
    <w:p w14:paraId="1248D417" w14:textId="77777777" w:rsidR="004677F7" w:rsidRPr="006A4FDD" w:rsidRDefault="004677F7" w:rsidP="004677F7">
      <w:pPr>
        <w:spacing w:after="0" w:line="240" w:lineRule="auto"/>
        <w:rPr>
          <w:rFonts w:ascii="Times New Roman" w:eastAsia="Calibri" w:hAnsi="Times New Roman"/>
          <w:lang w:val="en-GB"/>
          <w:rPrChange w:id="70" w:author="Miłosz Stec" w:date="2025-10-28T21:56:00Z">
            <w:rPr>
              <w:rFonts w:ascii="Titillium" w:eastAsia="Calibri" w:hAnsi="Titillium"/>
            </w:rPr>
          </w:rPrChange>
        </w:rPr>
      </w:pPr>
    </w:p>
    <w:p w14:paraId="0EFD2BA2" w14:textId="77777777" w:rsidR="004677F7" w:rsidRPr="006A4FDD" w:rsidRDefault="004677F7" w:rsidP="004677F7">
      <w:pPr>
        <w:spacing w:after="0" w:line="240" w:lineRule="auto"/>
        <w:rPr>
          <w:rFonts w:ascii="Times New Roman" w:eastAsia="Calibri" w:hAnsi="Times New Roman"/>
          <w:lang w:val="en-GB"/>
          <w:rPrChange w:id="71" w:author="Miłosz Stec" w:date="2025-10-28T21:56:00Z">
            <w:rPr>
              <w:rFonts w:ascii="Titillium" w:eastAsia="Calibri" w:hAnsi="Titillium"/>
            </w:rPr>
          </w:rPrChange>
        </w:rPr>
      </w:pPr>
    </w:p>
    <w:p w14:paraId="217F9EF3" w14:textId="77777777" w:rsidR="004677F7" w:rsidRPr="006A4FDD" w:rsidRDefault="004677F7" w:rsidP="004677F7">
      <w:pPr>
        <w:spacing w:after="0" w:line="240" w:lineRule="auto"/>
        <w:rPr>
          <w:rFonts w:ascii="Times New Roman" w:eastAsia="Calibri" w:hAnsi="Times New Roman"/>
          <w:lang w:val="en-GB"/>
          <w:rPrChange w:id="72" w:author="Miłosz Stec" w:date="2025-10-28T21:56:00Z">
            <w:rPr>
              <w:rFonts w:ascii="Titillium" w:eastAsia="Calibri" w:hAnsi="Titillium"/>
            </w:rPr>
          </w:rPrChange>
        </w:rPr>
      </w:pPr>
    </w:p>
    <w:p w14:paraId="3801937D" w14:textId="77777777" w:rsidR="004677F7" w:rsidRPr="006A4FDD" w:rsidRDefault="004677F7" w:rsidP="004677F7">
      <w:pPr>
        <w:spacing w:after="0" w:line="240" w:lineRule="auto"/>
        <w:rPr>
          <w:rFonts w:ascii="Times New Roman" w:eastAsia="Calibri" w:hAnsi="Times New Roman"/>
          <w:lang w:val="en-GB"/>
          <w:rPrChange w:id="73" w:author="Miłosz Stec" w:date="2025-10-28T21:56:00Z">
            <w:rPr>
              <w:rFonts w:ascii="Titillium" w:eastAsia="Calibri" w:hAnsi="Titillium"/>
            </w:rPr>
          </w:rPrChange>
        </w:rPr>
      </w:pPr>
    </w:p>
    <w:p w14:paraId="2F83F9A1" w14:textId="77777777" w:rsidR="004677F7" w:rsidRPr="006A4FDD" w:rsidRDefault="004677F7" w:rsidP="004677F7">
      <w:pPr>
        <w:spacing w:after="0" w:line="240" w:lineRule="auto"/>
        <w:rPr>
          <w:rFonts w:ascii="Times New Roman" w:eastAsia="Calibri" w:hAnsi="Times New Roman"/>
          <w:lang w:val="en-GB"/>
          <w:rPrChange w:id="74" w:author="Miłosz Stec" w:date="2025-10-28T21:56:00Z">
            <w:rPr>
              <w:rFonts w:ascii="Titillium" w:eastAsia="Calibri" w:hAnsi="Titillium"/>
            </w:rPr>
          </w:rPrChange>
        </w:rPr>
      </w:pPr>
    </w:p>
    <w:p w14:paraId="750C5972" w14:textId="61CC6C60" w:rsidR="004677F7" w:rsidRPr="006A4FDD" w:rsidRDefault="004677F7" w:rsidP="00B7303D">
      <w:pPr>
        <w:tabs>
          <w:tab w:val="left" w:pos="2835"/>
        </w:tabs>
        <w:spacing w:after="0" w:line="240" w:lineRule="auto"/>
        <w:rPr>
          <w:rFonts w:ascii="Times New Roman" w:eastAsia="Calibri" w:hAnsi="Times New Roman"/>
          <w:b/>
          <w:i/>
          <w:rPrChange w:id="75" w:author="Miłosz Stec" w:date="2025-10-28T21:56:00Z">
            <w:rPr>
              <w:rFonts w:ascii="Titillium" w:eastAsia="Calibri" w:hAnsi="Titillium"/>
              <w:b/>
              <w:i/>
            </w:rPr>
          </w:rPrChange>
        </w:rPr>
      </w:pPr>
      <w:r w:rsidRPr="006A4FDD">
        <w:rPr>
          <w:rFonts w:ascii="Times New Roman" w:eastAsia="Calibri" w:hAnsi="Times New Roman"/>
          <w:rPrChange w:id="76" w:author="Miłosz Stec" w:date="2025-10-28T21:56:00Z">
            <w:rPr>
              <w:rFonts w:ascii="Titillium" w:eastAsia="Calibri" w:hAnsi="Titillium"/>
            </w:rPr>
          </w:rPrChange>
        </w:rPr>
        <w:t>Autor:</w:t>
      </w:r>
      <w:r w:rsidRPr="006A4FDD">
        <w:rPr>
          <w:rFonts w:ascii="Times New Roman" w:eastAsia="Calibri" w:hAnsi="Times New Roman"/>
          <w:rPrChange w:id="77" w:author="Miłosz Stec" w:date="2025-10-28T21:56:00Z">
            <w:rPr>
              <w:rFonts w:ascii="Titillium" w:eastAsia="Calibri" w:hAnsi="Titillium"/>
            </w:rPr>
          </w:rPrChange>
        </w:rPr>
        <w:tab/>
      </w:r>
      <w:del w:id="78" w:author="Miłosz Stec" w:date="2025-10-28T21:43:00Z">
        <w:r w:rsidRPr="006A4FDD" w:rsidDel="00B42A7C">
          <w:rPr>
            <w:rFonts w:ascii="Times New Roman" w:eastAsia="Calibri" w:hAnsi="Times New Roman"/>
            <w:i/>
            <w:rPrChange w:id="79" w:author="Miłosz Stec" w:date="2025-10-28T21:56:00Z">
              <w:rPr>
                <w:rFonts w:ascii="Titillium" w:eastAsia="Calibri" w:hAnsi="Titillium"/>
                <w:i/>
              </w:rPr>
            </w:rPrChange>
          </w:rPr>
          <w:delText>&lt;</w:delText>
        </w:r>
        <w:r w:rsidR="00647956" w:rsidRPr="006A4FDD" w:rsidDel="00B42A7C">
          <w:rPr>
            <w:rFonts w:ascii="Times New Roman" w:eastAsia="Calibri" w:hAnsi="Times New Roman"/>
            <w:i/>
            <w:rPrChange w:id="80" w:author="Miłosz Stec" w:date="2025-10-28T21:56:00Z">
              <w:rPr>
                <w:rFonts w:ascii="Titillium" w:eastAsia="Calibri" w:hAnsi="Titillium"/>
                <w:i/>
              </w:rPr>
            </w:rPrChange>
          </w:rPr>
          <w:delText>imiona</w:delText>
        </w:r>
        <w:r w:rsidRPr="006A4FDD" w:rsidDel="00B42A7C">
          <w:rPr>
            <w:rFonts w:ascii="Times New Roman" w:eastAsia="Calibri" w:hAnsi="Times New Roman"/>
            <w:i/>
            <w:rPrChange w:id="81" w:author="Miłosz Stec" w:date="2025-10-28T21:56:00Z">
              <w:rPr>
                <w:rFonts w:ascii="Titillium" w:eastAsia="Calibri" w:hAnsi="Titillium"/>
                <w:i/>
              </w:rPr>
            </w:rPrChange>
          </w:rPr>
          <w:delText xml:space="preserve"> i nazwisko dyplomanta&gt;</w:delText>
        </w:r>
      </w:del>
      <w:ins w:id="82" w:author="Miłosz Stec" w:date="2025-10-28T21:43:00Z">
        <w:r w:rsidR="00B42A7C" w:rsidRPr="006A4FDD">
          <w:rPr>
            <w:rFonts w:ascii="Times New Roman" w:eastAsia="Calibri" w:hAnsi="Times New Roman"/>
            <w:i/>
            <w:rPrChange w:id="83" w:author="Miłosz Stec" w:date="2025-10-28T21:56:00Z">
              <w:rPr>
                <w:rFonts w:ascii="Titillium" w:eastAsia="Calibri" w:hAnsi="Titillium"/>
                <w:i/>
              </w:rPr>
            </w:rPrChange>
          </w:rPr>
          <w:t>Miłosz Stec</w:t>
        </w:r>
      </w:ins>
    </w:p>
    <w:p w14:paraId="75D060F3" w14:textId="451CDE1C" w:rsidR="004677F7" w:rsidRPr="006A4FDD" w:rsidRDefault="00B7303D" w:rsidP="00B7303D">
      <w:pPr>
        <w:tabs>
          <w:tab w:val="left" w:pos="2835"/>
        </w:tabs>
        <w:spacing w:after="0" w:line="240" w:lineRule="auto"/>
        <w:rPr>
          <w:rFonts w:ascii="Times New Roman" w:eastAsia="Calibri" w:hAnsi="Times New Roman"/>
          <w:rPrChange w:id="84" w:author="Miłosz Stec" w:date="2025-10-28T21:56:00Z">
            <w:rPr>
              <w:rFonts w:ascii="Titillium" w:eastAsia="Calibri" w:hAnsi="Titillium"/>
            </w:rPr>
          </w:rPrChange>
        </w:rPr>
      </w:pPr>
      <w:r w:rsidRPr="006A4FDD">
        <w:rPr>
          <w:rFonts w:ascii="Times New Roman" w:eastAsia="Calibri" w:hAnsi="Times New Roman"/>
          <w:rPrChange w:id="85" w:author="Miłosz Stec" w:date="2025-10-28T21:56:00Z">
            <w:rPr>
              <w:rFonts w:ascii="Titillium" w:eastAsia="Calibri" w:hAnsi="Titillium"/>
            </w:rPr>
          </w:rPrChange>
        </w:rPr>
        <w:t>Kierunek studiów:</w:t>
      </w:r>
      <w:r w:rsidRPr="006A4FDD">
        <w:rPr>
          <w:rFonts w:ascii="Times New Roman" w:eastAsia="Calibri" w:hAnsi="Times New Roman"/>
          <w:rPrChange w:id="86" w:author="Miłosz Stec" w:date="2025-10-28T21:56:00Z">
            <w:rPr>
              <w:rFonts w:ascii="Titillium" w:eastAsia="Calibri" w:hAnsi="Titillium"/>
            </w:rPr>
          </w:rPrChange>
        </w:rPr>
        <w:tab/>
      </w:r>
      <w:ins w:id="87" w:author="Miłosz Stec" w:date="2025-10-28T21:44:00Z">
        <w:r w:rsidR="00B42A7C" w:rsidRPr="006A4FDD">
          <w:rPr>
            <w:rFonts w:ascii="Times New Roman" w:eastAsia="Calibri" w:hAnsi="Times New Roman"/>
            <w:rPrChange w:id="88" w:author="Miłosz Stec" w:date="2025-10-28T21:56:00Z">
              <w:rPr>
                <w:rFonts w:ascii="Titillium" w:eastAsia="Calibri" w:hAnsi="Titillium"/>
              </w:rPr>
            </w:rPrChange>
          </w:rPr>
          <w:t xml:space="preserve">Inżynieria </w:t>
        </w:r>
        <w:proofErr w:type="spellStart"/>
        <w:r w:rsidR="00B42A7C" w:rsidRPr="006A4FDD">
          <w:rPr>
            <w:rFonts w:ascii="Times New Roman" w:eastAsia="Calibri" w:hAnsi="Times New Roman"/>
            <w:rPrChange w:id="89" w:author="Miłosz Stec" w:date="2025-10-28T21:56:00Z">
              <w:rPr>
                <w:rFonts w:ascii="Titillium" w:eastAsia="Calibri" w:hAnsi="Titillium"/>
              </w:rPr>
            </w:rPrChange>
          </w:rPr>
          <w:t>Mechatroniczna</w:t>
        </w:r>
      </w:ins>
      <w:proofErr w:type="spellEnd"/>
      <w:del w:id="90" w:author="Miłosz Stec" w:date="2025-10-28T21:43:00Z">
        <w:r w:rsidR="004677F7" w:rsidRPr="006A4FDD" w:rsidDel="00B42A7C">
          <w:rPr>
            <w:rFonts w:ascii="Times New Roman" w:eastAsia="Calibri" w:hAnsi="Times New Roman"/>
            <w:rPrChange w:id="91" w:author="Miłosz Stec" w:date="2025-10-28T21:56:00Z">
              <w:rPr>
                <w:rFonts w:ascii="Titillium" w:eastAsia="Calibri" w:hAnsi="Titillium"/>
              </w:rPr>
            </w:rPrChange>
          </w:rPr>
          <w:delText>&lt;</w:delText>
        </w:r>
        <w:r w:rsidR="004677F7" w:rsidRPr="006A4FDD" w:rsidDel="00B42A7C">
          <w:rPr>
            <w:rFonts w:ascii="Times New Roman" w:eastAsia="Calibri" w:hAnsi="Times New Roman"/>
            <w:i/>
            <w:rPrChange w:id="92" w:author="Miłosz Stec" w:date="2025-10-28T21:56:00Z">
              <w:rPr>
                <w:rFonts w:ascii="Titillium" w:eastAsia="Calibri" w:hAnsi="Titillium"/>
                <w:i/>
              </w:rPr>
            </w:rPrChange>
          </w:rPr>
          <w:delText>nazwa kierunku</w:delText>
        </w:r>
        <w:r w:rsidR="004677F7" w:rsidRPr="006A4FDD" w:rsidDel="00B42A7C">
          <w:rPr>
            <w:rFonts w:ascii="Times New Roman" w:eastAsia="Calibri" w:hAnsi="Times New Roman"/>
            <w:rPrChange w:id="93" w:author="Miłosz Stec" w:date="2025-10-28T21:56:00Z">
              <w:rPr>
                <w:rFonts w:ascii="Titillium" w:eastAsia="Calibri" w:hAnsi="Titillium"/>
              </w:rPr>
            </w:rPrChange>
          </w:rPr>
          <w:delText>&gt;</w:delText>
        </w:r>
      </w:del>
      <w:r w:rsidR="004677F7" w:rsidRPr="006A4FDD">
        <w:rPr>
          <w:rFonts w:ascii="Times New Roman" w:eastAsia="Calibri" w:hAnsi="Times New Roman"/>
          <w:rPrChange w:id="94" w:author="Miłosz Stec" w:date="2025-10-28T21:56:00Z">
            <w:rPr>
              <w:rFonts w:ascii="Titillium" w:eastAsia="Calibri" w:hAnsi="Titillium"/>
            </w:rPr>
          </w:rPrChange>
        </w:rPr>
        <w:t xml:space="preserve"> </w:t>
      </w:r>
    </w:p>
    <w:p w14:paraId="562431E7" w14:textId="77B834AB" w:rsidR="004677F7" w:rsidRPr="006A4FDD" w:rsidRDefault="00B7303D" w:rsidP="00B7303D">
      <w:pPr>
        <w:tabs>
          <w:tab w:val="left" w:pos="2835"/>
        </w:tabs>
        <w:spacing w:after="0" w:line="240" w:lineRule="auto"/>
        <w:rPr>
          <w:rFonts w:ascii="Times New Roman" w:eastAsia="Calibri" w:hAnsi="Times New Roman"/>
          <w:i/>
          <w:rPrChange w:id="95" w:author="Miłosz Stec" w:date="2025-10-28T21:56:00Z">
            <w:rPr>
              <w:rFonts w:ascii="Titillium" w:eastAsia="Calibri" w:hAnsi="Titillium"/>
              <w:i/>
            </w:rPr>
          </w:rPrChange>
        </w:rPr>
      </w:pPr>
      <w:r w:rsidRPr="006A4FDD">
        <w:rPr>
          <w:rFonts w:ascii="Times New Roman" w:eastAsia="Calibri" w:hAnsi="Times New Roman"/>
          <w:rPrChange w:id="96" w:author="Miłosz Stec" w:date="2025-10-28T21:56:00Z">
            <w:rPr>
              <w:rFonts w:ascii="Titillium" w:eastAsia="Calibri" w:hAnsi="Titillium"/>
            </w:rPr>
          </w:rPrChange>
        </w:rPr>
        <w:t>Opiekun pracy:</w:t>
      </w:r>
      <w:r w:rsidRPr="006A4FDD">
        <w:rPr>
          <w:rFonts w:ascii="Times New Roman" w:eastAsia="Calibri" w:hAnsi="Times New Roman"/>
          <w:rPrChange w:id="97" w:author="Miłosz Stec" w:date="2025-10-28T21:56:00Z">
            <w:rPr>
              <w:rFonts w:ascii="Titillium" w:eastAsia="Calibri" w:hAnsi="Titillium"/>
            </w:rPr>
          </w:rPrChange>
        </w:rPr>
        <w:tab/>
      </w:r>
      <w:del w:id="98" w:author="Miłosz Stec" w:date="2025-10-28T21:44:00Z">
        <w:r w:rsidR="004677F7" w:rsidRPr="006A4FDD" w:rsidDel="00B42A7C">
          <w:rPr>
            <w:rFonts w:ascii="Times New Roman" w:eastAsia="Calibri" w:hAnsi="Times New Roman"/>
            <w:i/>
            <w:rPrChange w:id="99" w:author="Miłosz Stec" w:date="2025-10-28T21:56:00Z">
              <w:rPr>
                <w:rFonts w:ascii="Titillium" w:eastAsia="Calibri" w:hAnsi="Titillium"/>
                <w:i/>
              </w:rPr>
            </w:rPrChange>
          </w:rPr>
          <w:delText xml:space="preserve">&lt;stopień lub tytuł naukowy </w:delText>
        </w:r>
        <w:r w:rsidR="00647956" w:rsidRPr="006A4FDD" w:rsidDel="00B42A7C">
          <w:rPr>
            <w:rFonts w:ascii="Times New Roman" w:eastAsia="Calibri" w:hAnsi="Times New Roman"/>
            <w:i/>
            <w:rPrChange w:id="100" w:author="Miłosz Stec" w:date="2025-10-28T21:56:00Z">
              <w:rPr>
                <w:rFonts w:ascii="Titillium" w:eastAsia="Calibri" w:hAnsi="Titillium"/>
                <w:i/>
              </w:rPr>
            </w:rPrChange>
          </w:rPr>
          <w:delText>imiona</w:delText>
        </w:r>
        <w:r w:rsidR="004677F7" w:rsidRPr="006A4FDD" w:rsidDel="00B42A7C">
          <w:rPr>
            <w:rFonts w:ascii="Times New Roman" w:eastAsia="Calibri" w:hAnsi="Times New Roman"/>
            <w:i/>
            <w:rPrChange w:id="101" w:author="Miłosz Stec" w:date="2025-10-28T21:56:00Z">
              <w:rPr>
                <w:rFonts w:ascii="Titillium" w:eastAsia="Calibri" w:hAnsi="Titillium"/>
                <w:i/>
              </w:rPr>
            </w:rPrChange>
          </w:rPr>
          <w:delText xml:space="preserve"> i nazwisko&gt;</w:delText>
        </w:r>
      </w:del>
      <w:ins w:id="102" w:author="Miłosz Stec" w:date="2025-10-28T21:44:00Z">
        <w:r w:rsidR="00B42A7C" w:rsidRPr="006A4FDD">
          <w:rPr>
            <w:rFonts w:ascii="Times New Roman" w:eastAsia="Calibri" w:hAnsi="Times New Roman"/>
            <w:i/>
            <w:rPrChange w:id="103" w:author="Miłosz Stec" w:date="2025-10-28T21:56:00Z">
              <w:rPr>
                <w:rFonts w:ascii="Titillium" w:eastAsia="Calibri" w:hAnsi="Titillium"/>
                <w:i/>
              </w:rPr>
            </w:rPrChange>
          </w:rPr>
          <w:t>dr. inż. Grzegorz Góra</w:t>
        </w:r>
      </w:ins>
    </w:p>
    <w:p w14:paraId="459B4CD9" w14:textId="77777777" w:rsidR="004677F7" w:rsidRPr="006A4FDD" w:rsidRDefault="004677F7" w:rsidP="004677F7">
      <w:pPr>
        <w:spacing w:after="0" w:line="240" w:lineRule="auto"/>
        <w:rPr>
          <w:rFonts w:ascii="Times New Roman" w:eastAsia="Calibri" w:hAnsi="Times New Roman"/>
          <w:rPrChange w:id="104" w:author="Miłosz Stec" w:date="2025-10-28T21:56:00Z">
            <w:rPr>
              <w:rFonts w:ascii="Titillium" w:eastAsia="Calibri" w:hAnsi="Titillium"/>
            </w:rPr>
          </w:rPrChange>
        </w:rPr>
      </w:pPr>
    </w:p>
    <w:p w14:paraId="71E00A2E" w14:textId="77777777" w:rsidR="004677F7" w:rsidRPr="006A4FDD" w:rsidRDefault="004677F7" w:rsidP="004677F7">
      <w:pPr>
        <w:spacing w:after="0" w:line="240" w:lineRule="auto"/>
        <w:rPr>
          <w:rFonts w:ascii="Times New Roman" w:eastAsia="Calibri" w:hAnsi="Times New Roman"/>
          <w:rPrChange w:id="105" w:author="Miłosz Stec" w:date="2025-10-28T21:56:00Z">
            <w:rPr>
              <w:rFonts w:ascii="Titillium" w:eastAsia="Calibri" w:hAnsi="Titillium"/>
            </w:rPr>
          </w:rPrChange>
        </w:rPr>
      </w:pPr>
    </w:p>
    <w:p w14:paraId="3AF36F63" w14:textId="3A2DC18B" w:rsidR="00592FF4" w:rsidRPr="006A4FDD" w:rsidRDefault="004677F7" w:rsidP="00963D49">
      <w:pPr>
        <w:spacing w:after="0" w:line="240" w:lineRule="auto"/>
        <w:jc w:val="center"/>
        <w:rPr>
          <w:ins w:id="106" w:author="Miłosz Stec" w:date="2025-10-28T21:41:00Z"/>
          <w:rFonts w:ascii="Times New Roman" w:eastAsia="Calibri" w:hAnsi="Times New Roman"/>
          <w:rPrChange w:id="107" w:author="Miłosz Stec" w:date="2025-10-28T21:56:00Z">
            <w:rPr>
              <w:ins w:id="108" w:author="Miłosz Stec" w:date="2025-10-28T21:41:00Z"/>
              <w:rFonts w:ascii="Titillium" w:eastAsia="Calibri" w:hAnsi="Titillium"/>
            </w:rPr>
          </w:rPrChange>
        </w:rPr>
      </w:pPr>
      <w:r w:rsidRPr="006A4FDD">
        <w:rPr>
          <w:rFonts w:ascii="Times New Roman" w:eastAsia="Calibri" w:hAnsi="Times New Roman"/>
          <w:rPrChange w:id="109" w:author="Miłosz Stec" w:date="2025-10-28T21:56:00Z">
            <w:rPr>
              <w:rFonts w:ascii="Titillium" w:eastAsia="Calibri" w:hAnsi="Titillium"/>
            </w:rPr>
          </w:rPrChange>
        </w:rPr>
        <w:t xml:space="preserve">Kraków, </w:t>
      </w:r>
      <w:del w:id="110" w:author="Miłosz Stec" w:date="2025-10-28T21:44:00Z">
        <w:r w:rsidRPr="006A4FDD" w:rsidDel="00B42A7C">
          <w:rPr>
            <w:rFonts w:ascii="Times New Roman" w:eastAsia="Calibri" w:hAnsi="Times New Roman"/>
            <w:rPrChange w:id="111" w:author="Miłosz Stec" w:date="2025-10-28T21:56:00Z">
              <w:rPr>
                <w:rFonts w:ascii="Titillium" w:eastAsia="Calibri" w:hAnsi="Titillium"/>
              </w:rPr>
            </w:rPrChange>
          </w:rPr>
          <w:delText>&lt;</w:delText>
        </w:r>
        <w:r w:rsidRPr="006A4FDD" w:rsidDel="00B42A7C">
          <w:rPr>
            <w:rFonts w:ascii="Times New Roman" w:eastAsia="Calibri" w:hAnsi="Times New Roman"/>
            <w:i/>
            <w:rPrChange w:id="112" w:author="Miłosz Stec" w:date="2025-10-28T21:56:00Z">
              <w:rPr>
                <w:rFonts w:ascii="Titillium" w:eastAsia="Calibri" w:hAnsi="Titillium"/>
                <w:i/>
              </w:rPr>
            </w:rPrChange>
          </w:rPr>
          <w:delText>rok kalendarzowy</w:delText>
        </w:r>
        <w:r w:rsidRPr="006A4FDD" w:rsidDel="00B42A7C">
          <w:rPr>
            <w:rFonts w:ascii="Times New Roman" w:eastAsia="Calibri" w:hAnsi="Times New Roman"/>
            <w:rPrChange w:id="113" w:author="Miłosz Stec" w:date="2025-10-28T21:56:00Z">
              <w:rPr>
                <w:rFonts w:ascii="Titillium" w:eastAsia="Calibri" w:hAnsi="Titillium"/>
              </w:rPr>
            </w:rPrChange>
          </w:rPr>
          <w:delText>&gt;</w:delText>
        </w:r>
      </w:del>
      <w:ins w:id="114" w:author="Miłosz Stec" w:date="2025-10-28T21:44:00Z">
        <w:r w:rsidR="00B42A7C" w:rsidRPr="006A4FDD">
          <w:rPr>
            <w:rFonts w:ascii="Times New Roman" w:eastAsia="Calibri" w:hAnsi="Times New Roman"/>
            <w:rPrChange w:id="115" w:author="Miłosz Stec" w:date="2025-10-28T21:56:00Z">
              <w:rPr>
                <w:rFonts w:ascii="Titillium" w:eastAsia="Calibri" w:hAnsi="Titillium"/>
              </w:rPr>
            </w:rPrChange>
          </w:rPr>
          <w:t>2025/2026</w:t>
        </w:r>
      </w:ins>
    </w:p>
    <w:p w14:paraId="4B808D67" w14:textId="45D36584" w:rsidR="002F19DA" w:rsidRDefault="00592FF4">
      <w:pPr>
        <w:pStyle w:val="Tytu"/>
        <w:numPr>
          <w:ilvl w:val="0"/>
          <w:numId w:val="11"/>
        </w:numPr>
        <w:spacing w:line="360" w:lineRule="auto"/>
        <w:rPr>
          <w:ins w:id="116" w:author="Miłosz Stec" w:date="2025-10-28T22:41:00Z"/>
        </w:rPr>
        <w:pPrChange w:id="117" w:author="Miłosz Stec" w:date="2025-10-28T22:44:00Z">
          <w:pPr/>
        </w:pPrChange>
      </w:pPr>
      <w:ins w:id="118" w:author="Miłosz Stec" w:date="2025-10-28T21:41:00Z">
        <w:r w:rsidRPr="00156587">
          <w:rPr>
            <w:rFonts w:eastAsia="Calibri"/>
            <w:rPrChange w:id="119" w:author="Miłosz Stec" w:date="2025-10-28T22:04:00Z">
              <w:rPr>
                <w:rFonts w:ascii="Titillium" w:eastAsia="Calibri" w:hAnsi="Titillium"/>
              </w:rPr>
            </w:rPrChange>
          </w:rPr>
          <w:br w:type="page"/>
        </w:r>
      </w:ins>
      <w:ins w:id="120" w:author="Miłosz Stec" w:date="2025-10-28T22:14:00Z">
        <w:r w:rsidR="00264757">
          <w:lastRenderedPageBreak/>
          <w:t>Wstęp</w:t>
        </w:r>
      </w:ins>
    </w:p>
    <w:p w14:paraId="4E2D1756" w14:textId="314750EE" w:rsidR="002F19DA" w:rsidRPr="002F19DA" w:rsidRDefault="002F19DA">
      <w:pPr>
        <w:spacing w:line="360" w:lineRule="auto"/>
        <w:rPr>
          <w:ins w:id="121" w:author="Miłosz Stec" w:date="2025-10-28T22:41:00Z"/>
        </w:rPr>
        <w:pPrChange w:id="122" w:author="Miłosz Stec" w:date="2025-10-28T22:45:00Z">
          <w:pPr/>
        </w:pPrChange>
      </w:pPr>
      <w:ins w:id="123" w:author="Miłosz Stec" w:date="2025-10-28T22:41:00Z">
        <w:r w:rsidRPr="002F19DA">
          <w:t>Dynamiczny rozwój technologii Internetu Rzeczy (</w:t>
        </w:r>
        <w:proofErr w:type="spellStart"/>
        <w:r w:rsidRPr="002F19DA">
          <w:t>IoT</w:t>
        </w:r>
        <w:proofErr w:type="spellEnd"/>
        <w:r w:rsidRPr="002F19DA">
          <w:t xml:space="preserve">) oraz miniaturyzacja układów elektronicznych umożliwiają tworzenie coraz bardziej zaawansowanych, a jednocześnie kompaktowych systemów monitorujących i sterujących. Jednym z praktycznych zastosowań tej technologii jest lokalizacja i nadzorowanie pojazdów, co znajduje szerokie zastosowanie zarówno w logistyce, jak i w codziennym użytkowaniu samochodów prywatnych. Współczesne systemy lokalizacyjne pozwalają nie tylko na określanie pozycji pojazdu, ale także na zbieranie </w:t>
        </w:r>
      </w:ins>
      <w:ins w:id="124" w:author="Miłosz Stec" w:date="2025-10-28T22:45:00Z">
        <w:r>
          <w:br/>
        </w:r>
      </w:ins>
      <w:ins w:id="125" w:author="Miłosz Stec" w:date="2025-10-28T22:41:00Z">
        <w:r w:rsidRPr="002F19DA">
          <w:t>i analizę danych środowiskowych oraz diagnostycznych, co znacząco zwiększa ich funkcjonalność i wartość użytkową.</w:t>
        </w:r>
      </w:ins>
    </w:p>
    <w:p w14:paraId="32E515D6" w14:textId="77777777" w:rsidR="002F19DA" w:rsidRPr="002F19DA" w:rsidRDefault="002F19DA">
      <w:pPr>
        <w:spacing w:line="360" w:lineRule="auto"/>
        <w:rPr>
          <w:ins w:id="126" w:author="Miłosz Stec" w:date="2025-10-28T22:41:00Z"/>
        </w:rPr>
        <w:pPrChange w:id="127" w:author="Miłosz Stec" w:date="2025-10-28T22:45:00Z">
          <w:pPr/>
        </w:pPrChange>
      </w:pPr>
      <w:ins w:id="128" w:author="Miłosz Stec" w:date="2025-10-28T22:41:00Z">
        <w:r w:rsidRPr="002F19DA">
          <w:t xml:space="preserve">Niniejsza praca inżynierska dotyczy projektu i wykonania systemu lokalizacji pojazdu opartego na mikrokontrolerze </w:t>
        </w:r>
        <w:r w:rsidRPr="002F19DA">
          <w:rPr>
            <w:b/>
            <w:bCs/>
          </w:rPr>
          <w:t>ESP32</w:t>
        </w:r>
        <w:r w:rsidRPr="002F19DA">
          <w:t xml:space="preserve"> oraz module </w:t>
        </w:r>
        <w:r w:rsidRPr="002F19DA">
          <w:rPr>
            <w:b/>
            <w:bCs/>
          </w:rPr>
          <w:t>GNSS (np. GPS)</w:t>
        </w:r>
        <w:r w:rsidRPr="002F19DA">
          <w:t xml:space="preserve">. Opracowany układ ma za zadanie rejestrować dane o położeniu pojazdu i zapisywać je lokalnie na karcie </w:t>
        </w:r>
        <w:r w:rsidRPr="002F19DA">
          <w:rPr>
            <w:b/>
            <w:bCs/>
          </w:rPr>
          <w:t>SD</w:t>
        </w:r>
        <w:r w:rsidRPr="002F19DA">
          <w:t xml:space="preserve">, a po uzyskaniu dostępu do znanej sieci bezprzewodowej przesyłać je na serwer z wykorzystaniem komunikacji </w:t>
        </w:r>
        <w:r w:rsidRPr="002F19DA">
          <w:rPr>
            <w:b/>
            <w:bCs/>
          </w:rPr>
          <w:t>Wi-Fi</w:t>
        </w:r>
        <w:r w:rsidRPr="002F19DA">
          <w:t xml:space="preserve"> lub </w:t>
        </w:r>
        <w:r w:rsidRPr="002F19DA">
          <w:rPr>
            <w:b/>
            <w:bCs/>
          </w:rPr>
          <w:t>Bluetooth</w:t>
        </w:r>
        <w:r w:rsidRPr="002F19DA">
          <w:t>. Dzięki temu możliwe będzie późniejsze analizowanie lub wizualizowanie zgromadzonych informacji.</w:t>
        </w:r>
      </w:ins>
    </w:p>
    <w:p w14:paraId="1983732F" w14:textId="6209157A" w:rsidR="002F19DA" w:rsidRPr="002F19DA" w:rsidRDefault="002F19DA">
      <w:pPr>
        <w:spacing w:line="360" w:lineRule="auto"/>
        <w:rPr>
          <w:ins w:id="129" w:author="Miłosz Stec" w:date="2025-10-28T22:41:00Z"/>
        </w:rPr>
        <w:pPrChange w:id="130" w:author="Miłosz Stec" w:date="2025-10-28T22:44:00Z">
          <w:pPr/>
        </w:pPrChange>
      </w:pPr>
      <w:ins w:id="131" w:author="Miłosz Stec" w:date="2025-10-28T22:41:00Z">
        <w:r w:rsidRPr="002F19DA">
          <w:t xml:space="preserve">Projekt zakłada również opcjonalną integrację z interfejsem </w:t>
        </w:r>
        <w:r w:rsidRPr="002F19DA">
          <w:rPr>
            <w:b/>
            <w:bCs/>
          </w:rPr>
          <w:t>OBD2</w:t>
        </w:r>
        <w:r w:rsidRPr="002F19DA">
          <w:t>, co pozwoli na rejestrację podstawowych danych diagnostycznych pojazdu i ich synchronizację z danymi lokalizacyjnymi. Ponadto system może zostać rozbudowany o czujniki środowiskowe, takie jak pomiar temperatury czy wilgotności, umożliwiające poszerzenie funkcjonalności układu. W ramach pracy zostanie wykonany prototyp urządzenia, jak i zaprojektowanie obudowy umożliwiającej testy w warunkach zbliżonych do rzeczywistych.</w:t>
        </w:r>
      </w:ins>
    </w:p>
    <w:p w14:paraId="62E68DA4" w14:textId="77777777" w:rsidR="002F19DA" w:rsidRPr="002F19DA" w:rsidRDefault="002F19DA">
      <w:pPr>
        <w:spacing w:line="360" w:lineRule="auto"/>
        <w:rPr>
          <w:ins w:id="132" w:author="Miłosz Stec" w:date="2025-10-28T22:41:00Z"/>
        </w:rPr>
        <w:pPrChange w:id="133" w:author="Miłosz Stec" w:date="2025-10-28T22:44:00Z">
          <w:pPr/>
        </w:pPrChange>
      </w:pPr>
      <w:ins w:id="134" w:author="Miłosz Stec" w:date="2025-10-28T22:41:00Z">
        <w:r w:rsidRPr="002F19DA">
          <w:t xml:space="preserve">Motywacją do podjęcia tematu była chęć praktycznego zastosowania wiedzy z zakresu elektroniki i programowania mikrokontrolerów, a także zainteresowanie technologiami </w:t>
        </w:r>
        <w:proofErr w:type="spellStart"/>
        <w:r w:rsidRPr="002F19DA">
          <w:t>IoT</w:t>
        </w:r>
        <w:proofErr w:type="spellEnd"/>
        <w:r w:rsidRPr="002F19DA">
          <w:t>. Dodatkowym impulsem była możliwość wykorzystania rozwiązania w środowisku rzeczywistym, związanym z eksploatacją pojazdów w ramach rodzinnej wypożyczalni. Realizacja projektu pozwoliła na zdobycie doświadczenia w projektowaniu układów elektronicznych, integracji sprzętu i oprogramowania oraz w przetwarzaniu danych w systemach rozproszonych.</w:t>
        </w:r>
      </w:ins>
    </w:p>
    <w:p w14:paraId="6D2F7F1C" w14:textId="77777777" w:rsidR="002F19DA" w:rsidRDefault="002F19DA" w:rsidP="002F19DA">
      <w:pPr>
        <w:spacing w:line="360" w:lineRule="auto"/>
        <w:rPr>
          <w:ins w:id="135" w:author="Miłosz Stec" w:date="2025-11-20T11:03:00Z"/>
        </w:rPr>
      </w:pPr>
    </w:p>
    <w:p w14:paraId="6E7DFF8F" w14:textId="77777777" w:rsidR="00A7634D" w:rsidRDefault="00A7634D" w:rsidP="002F19DA">
      <w:pPr>
        <w:spacing w:line="360" w:lineRule="auto"/>
        <w:rPr>
          <w:ins w:id="136" w:author="Miłosz Stec" w:date="2025-10-28T22:45:00Z"/>
        </w:rPr>
      </w:pPr>
    </w:p>
    <w:p w14:paraId="116B0FC6" w14:textId="77777777" w:rsidR="00A705E5" w:rsidRPr="002F19DA" w:rsidRDefault="00A705E5">
      <w:pPr>
        <w:spacing w:line="360" w:lineRule="auto"/>
        <w:rPr>
          <w:ins w:id="137" w:author="Miłosz Stec" w:date="2025-10-28T22:17:00Z"/>
        </w:rPr>
        <w:pPrChange w:id="138" w:author="Miłosz Stec" w:date="2025-10-28T22:44:00Z">
          <w:pPr>
            <w:pStyle w:val="Tytu"/>
            <w:numPr>
              <w:numId w:val="11"/>
            </w:numPr>
            <w:ind w:left="720" w:hanging="360"/>
          </w:pPr>
        </w:pPrChange>
      </w:pPr>
    </w:p>
    <w:p w14:paraId="47F9546B" w14:textId="1CEF1FC9" w:rsidR="00264757" w:rsidRDefault="00264757">
      <w:pPr>
        <w:pStyle w:val="Tytu"/>
        <w:numPr>
          <w:ilvl w:val="0"/>
          <w:numId w:val="11"/>
        </w:numPr>
        <w:spacing w:line="360" w:lineRule="auto"/>
        <w:rPr>
          <w:ins w:id="139" w:author="Miłosz Stec" w:date="2025-10-28T22:20:00Z"/>
        </w:rPr>
        <w:pPrChange w:id="140" w:author="Miłosz Stec" w:date="2025-10-28T22:44:00Z">
          <w:pPr>
            <w:pStyle w:val="Tytu"/>
            <w:numPr>
              <w:numId w:val="11"/>
            </w:numPr>
            <w:ind w:left="720" w:hanging="360"/>
          </w:pPr>
        </w:pPrChange>
      </w:pPr>
      <w:ins w:id="141" w:author="Miłosz Stec" w:date="2025-10-28T22:15:00Z">
        <w:r>
          <w:lastRenderedPageBreak/>
          <w:t>Cel i zakres pracy</w:t>
        </w:r>
      </w:ins>
    </w:p>
    <w:p w14:paraId="239DF95B" w14:textId="28049AEF" w:rsidR="00264757" w:rsidRDefault="00E26E20">
      <w:pPr>
        <w:spacing w:line="360" w:lineRule="auto"/>
        <w:rPr>
          <w:ins w:id="142" w:author="Miłosz Stec" w:date="2025-10-28T22:26:00Z"/>
        </w:rPr>
        <w:pPrChange w:id="143" w:author="Miłosz Stec" w:date="2025-10-28T22:44:00Z">
          <w:pPr/>
        </w:pPrChange>
      </w:pPr>
      <w:ins w:id="144" w:author="Miłosz Stec" w:date="2025-10-28T22:22:00Z">
        <w:r w:rsidRPr="008E1A37">
          <w:t>Celem pracy jest zaprojektowanie, wykonanie, uruchomienie oraz przetestowanie prototypu urządzenia umożliwiającego lokalizację pojazdu przy wykorzystaniu modułu GNSS (np. GPS).</w:t>
        </w:r>
      </w:ins>
    </w:p>
    <w:p w14:paraId="4DFB7BC4" w14:textId="77777777" w:rsidR="00573CD3" w:rsidRPr="00573CD3" w:rsidRDefault="00573CD3" w:rsidP="00573CD3">
      <w:pPr>
        <w:spacing w:line="360" w:lineRule="auto"/>
        <w:rPr>
          <w:ins w:id="145" w:author="Miłosz Stec" w:date="2025-10-28T22:47:00Z"/>
        </w:rPr>
      </w:pPr>
      <w:ins w:id="146" w:author="Miłosz Stec" w:date="2025-10-28T22:47:00Z">
        <w:r w:rsidRPr="00573CD3">
          <w:t>Cel główny</w:t>
        </w:r>
      </w:ins>
    </w:p>
    <w:p w14:paraId="43C7E4E5" w14:textId="77777777" w:rsidR="00573CD3" w:rsidRPr="00573CD3" w:rsidRDefault="00573CD3" w:rsidP="00573CD3">
      <w:pPr>
        <w:numPr>
          <w:ilvl w:val="0"/>
          <w:numId w:val="13"/>
        </w:numPr>
        <w:spacing w:line="360" w:lineRule="auto"/>
        <w:rPr>
          <w:ins w:id="147" w:author="Miłosz Stec" w:date="2025-10-28T22:47:00Z"/>
        </w:rPr>
      </w:pPr>
      <w:ins w:id="148" w:author="Miłosz Stec" w:date="2025-10-28T22:47:00Z">
        <w:r w:rsidRPr="00573CD3">
          <w:t>Zaprojektować i zrealizować prototyp systemu lokalizacji pojazdu opartego na ESP32 i module GNSS.</w:t>
        </w:r>
      </w:ins>
    </w:p>
    <w:p w14:paraId="66A50519" w14:textId="77777777" w:rsidR="00573CD3" w:rsidRPr="00573CD3" w:rsidRDefault="00573CD3" w:rsidP="00573CD3">
      <w:pPr>
        <w:spacing w:line="360" w:lineRule="auto"/>
        <w:rPr>
          <w:ins w:id="149" w:author="Miłosz Stec" w:date="2025-10-28T22:47:00Z"/>
        </w:rPr>
      </w:pPr>
      <w:ins w:id="150" w:author="Miłosz Stec" w:date="2025-10-28T22:47:00Z">
        <w:r w:rsidRPr="00573CD3">
          <w:t>Cele szczegółowe</w:t>
        </w:r>
      </w:ins>
    </w:p>
    <w:p w14:paraId="10E9334D" w14:textId="77777777" w:rsidR="00573CD3" w:rsidRPr="00573CD3" w:rsidRDefault="00573CD3" w:rsidP="00573CD3">
      <w:pPr>
        <w:numPr>
          <w:ilvl w:val="0"/>
          <w:numId w:val="14"/>
        </w:numPr>
        <w:spacing w:line="360" w:lineRule="auto"/>
        <w:rPr>
          <w:ins w:id="151" w:author="Miłosz Stec" w:date="2025-10-28T22:47:00Z"/>
        </w:rPr>
      </w:pPr>
      <w:ins w:id="152" w:author="Miłosz Stec" w:date="2025-10-28T22:47:00Z">
        <w:r w:rsidRPr="00573CD3">
          <w:t>Zaimplementować oprogramowanie mikrokontrolera do odczytu GNSS, zapisu na SD oraz synchronizacji danych z serwerem.</w:t>
        </w:r>
      </w:ins>
    </w:p>
    <w:p w14:paraId="5D61D72E" w14:textId="77777777" w:rsidR="00573CD3" w:rsidRPr="00573CD3" w:rsidRDefault="00573CD3" w:rsidP="00573CD3">
      <w:pPr>
        <w:numPr>
          <w:ilvl w:val="0"/>
          <w:numId w:val="14"/>
        </w:numPr>
        <w:spacing w:line="360" w:lineRule="auto"/>
        <w:rPr>
          <w:ins w:id="153" w:author="Miłosz Stec" w:date="2025-10-28T22:47:00Z"/>
        </w:rPr>
      </w:pPr>
      <w:ins w:id="154" w:author="Miłosz Stec" w:date="2025-10-28T22:47:00Z">
        <w:r w:rsidRPr="00573CD3">
          <w:t>Wykonać prototyp płytki (lub układ testowy) i obudowy.</w:t>
        </w:r>
      </w:ins>
    </w:p>
    <w:p w14:paraId="0D88E11F" w14:textId="2DA73A65" w:rsidR="00573CD3" w:rsidRPr="00573CD3" w:rsidRDefault="00573CD3" w:rsidP="00573CD3">
      <w:pPr>
        <w:numPr>
          <w:ilvl w:val="0"/>
          <w:numId w:val="14"/>
        </w:numPr>
        <w:spacing w:line="360" w:lineRule="auto"/>
        <w:rPr>
          <w:ins w:id="155" w:author="Miłosz Stec" w:date="2025-10-28T22:47:00Z"/>
        </w:rPr>
      </w:pPr>
      <w:ins w:id="156" w:author="Miłosz Stec" w:date="2025-10-28T22:47:00Z">
        <w:r w:rsidRPr="00573CD3">
          <w:t>Przeprowadzić testy.</w:t>
        </w:r>
      </w:ins>
    </w:p>
    <w:p w14:paraId="57311AD5" w14:textId="77777777" w:rsidR="00573CD3" w:rsidRPr="00573CD3" w:rsidRDefault="00573CD3" w:rsidP="00573CD3">
      <w:pPr>
        <w:numPr>
          <w:ilvl w:val="0"/>
          <w:numId w:val="14"/>
        </w:numPr>
        <w:spacing w:line="360" w:lineRule="auto"/>
        <w:rPr>
          <w:ins w:id="157" w:author="Miłosz Stec" w:date="2025-10-28T22:47:00Z"/>
        </w:rPr>
      </w:pPr>
      <w:ins w:id="158" w:author="Miłosz Stec" w:date="2025-10-28T22:47:00Z">
        <w:r w:rsidRPr="00573CD3">
          <w:t>Ocenić jakość danych GNSS i skuteczność synchronizacji.</w:t>
        </w:r>
      </w:ins>
    </w:p>
    <w:p w14:paraId="11DF3C8A" w14:textId="77777777" w:rsidR="00573CD3" w:rsidRPr="00573CD3" w:rsidRDefault="00573CD3" w:rsidP="00573CD3">
      <w:pPr>
        <w:spacing w:line="360" w:lineRule="auto"/>
        <w:rPr>
          <w:ins w:id="159" w:author="Miłosz Stec" w:date="2025-10-28T22:47:00Z"/>
        </w:rPr>
      </w:pPr>
      <w:ins w:id="160" w:author="Miłosz Stec" w:date="2025-10-28T22:47:00Z">
        <w:r w:rsidRPr="00573CD3">
          <w:t>Zakres pracy</w:t>
        </w:r>
      </w:ins>
    </w:p>
    <w:p w14:paraId="3C2247D6" w14:textId="77777777" w:rsidR="00573CD3" w:rsidRPr="00573CD3" w:rsidRDefault="00573CD3" w:rsidP="00573CD3">
      <w:pPr>
        <w:numPr>
          <w:ilvl w:val="0"/>
          <w:numId w:val="15"/>
        </w:numPr>
        <w:spacing w:line="360" w:lineRule="auto"/>
        <w:rPr>
          <w:ins w:id="161" w:author="Miłosz Stec" w:date="2025-10-28T22:47:00Z"/>
        </w:rPr>
      </w:pPr>
      <w:ins w:id="162" w:author="Miłosz Stec" w:date="2025-10-28T22:47:00Z">
        <w:r w:rsidRPr="00573CD3">
          <w:t>Analiza wymagań i przegląd dostępnych rozwiązań.</w:t>
        </w:r>
      </w:ins>
    </w:p>
    <w:p w14:paraId="0A2A9E15" w14:textId="77777777" w:rsidR="00573CD3" w:rsidRPr="00573CD3" w:rsidRDefault="00573CD3" w:rsidP="00573CD3">
      <w:pPr>
        <w:numPr>
          <w:ilvl w:val="0"/>
          <w:numId w:val="15"/>
        </w:numPr>
        <w:spacing w:line="360" w:lineRule="auto"/>
        <w:rPr>
          <w:ins w:id="163" w:author="Miłosz Stec" w:date="2025-10-28T22:47:00Z"/>
        </w:rPr>
      </w:pPr>
      <w:ins w:id="164" w:author="Miłosz Stec" w:date="2025-10-28T22:47:00Z">
        <w:r w:rsidRPr="00573CD3">
          <w:t>Projekt schematu elektronicznego i PCB lub układu testowego.</w:t>
        </w:r>
      </w:ins>
    </w:p>
    <w:p w14:paraId="1FFF4E18" w14:textId="77777777" w:rsidR="00573CD3" w:rsidRPr="00573CD3" w:rsidRDefault="00573CD3" w:rsidP="00573CD3">
      <w:pPr>
        <w:numPr>
          <w:ilvl w:val="0"/>
          <w:numId w:val="15"/>
        </w:numPr>
        <w:spacing w:line="360" w:lineRule="auto"/>
        <w:rPr>
          <w:ins w:id="165" w:author="Miłosz Stec" w:date="2025-10-28T22:47:00Z"/>
        </w:rPr>
      </w:pPr>
      <w:ins w:id="166" w:author="Miłosz Stec" w:date="2025-10-28T22:47:00Z">
        <w:r w:rsidRPr="00573CD3">
          <w:t xml:space="preserve">Implementacja </w:t>
        </w:r>
        <w:proofErr w:type="spellStart"/>
        <w:r w:rsidRPr="00573CD3">
          <w:t>firmware</w:t>
        </w:r>
        <w:proofErr w:type="spellEnd"/>
        <w:r w:rsidRPr="00573CD3">
          <w:t xml:space="preserve"> w </w:t>
        </w:r>
        <w:proofErr w:type="spellStart"/>
        <w:r w:rsidRPr="00573CD3">
          <w:t>Arduino</w:t>
        </w:r>
        <w:proofErr w:type="spellEnd"/>
        <w:r w:rsidRPr="00573CD3">
          <w:t xml:space="preserve"> IDE (ESP32).</w:t>
        </w:r>
      </w:ins>
    </w:p>
    <w:p w14:paraId="2063A69E" w14:textId="77777777" w:rsidR="00573CD3" w:rsidRPr="00573CD3" w:rsidRDefault="00573CD3" w:rsidP="00573CD3">
      <w:pPr>
        <w:numPr>
          <w:ilvl w:val="0"/>
          <w:numId w:val="15"/>
        </w:numPr>
        <w:spacing w:line="360" w:lineRule="auto"/>
        <w:rPr>
          <w:ins w:id="167" w:author="Miłosz Stec" w:date="2025-10-28T22:47:00Z"/>
        </w:rPr>
      </w:pPr>
      <w:ins w:id="168" w:author="Miłosz Stec" w:date="2025-10-28T22:47:00Z">
        <w:r w:rsidRPr="00573CD3">
          <w:t xml:space="preserve">Implementacja prostego </w:t>
        </w:r>
        <w:proofErr w:type="spellStart"/>
        <w:r w:rsidRPr="00573CD3">
          <w:t>endpointu</w:t>
        </w:r>
        <w:proofErr w:type="spellEnd"/>
        <w:r w:rsidRPr="00573CD3">
          <w:t xml:space="preserve"> serwera do odbioru danych (protokół HTTP/REST lub MQTT).</w:t>
        </w:r>
      </w:ins>
    </w:p>
    <w:p w14:paraId="3A5637AE" w14:textId="77777777" w:rsidR="00573CD3" w:rsidRPr="00573CD3" w:rsidRDefault="00573CD3" w:rsidP="00573CD3">
      <w:pPr>
        <w:numPr>
          <w:ilvl w:val="0"/>
          <w:numId w:val="15"/>
        </w:numPr>
        <w:spacing w:line="360" w:lineRule="auto"/>
        <w:rPr>
          <w:ins w:id="169" w:author="Miłosz Stec" w:date="2025-10-28T22:47:00Z"/>
        </w:rPr>
      </w:pPr>
      <w:ins w:id="170" w:author="Miłosz Stec" w:date="2025-10-28T22:47:00Z">
        <w:r w:rsidRPr="00573CD3">
          <w:t>Przygotowanie wniosków i propozycji dalszych prac.</w:t>
        </w:r>
      </w:ins>
    </w:p>
    <w:p w14:paraId="3FD0DDBF" w14:textId="77777777" w:rsidR="001A12E2" w:rsidRDefault="001A12E2" w:rsidP="002F19DA">
      <w:pPr>
        <w:spacing w:line="360" w:lineRule="auto"/>
        <w:rPr>
          <w:ins w:id="171" w:author="Miłosz Stec" w:date="2025-10-28T22:47:00Z"/>
        </w:rPr>
      </w:pPr>
    </w:p>
    <w:p w14:paraId="5C664B87" w14:textId="77777777" w:rsidR="00573CD3" w:rsidRDefault="00573CD3">
      <w:pPr>
        <w:spacing w:line="360" w:lineRule="auto"/>
        <w:rPr>
          <w:ins w:id="172" w:author="Miłosz Stec" w:date="2025-11-20T11:05:00Z"/>
        </w:rPr>
      </w:pPr>
    </w:p>
    <w:p w14:paraId="057A97F9" w14:textId="77777777" w:rsidR="00A7634D" w:rsidRDefault="00A7634D">
      <w:pPr>
        <w:spacing w:line="360" w:lineRule="auto"/>
        <w:rPr>
          <w:ins w:id="173" w:author="Miłosz Stec" w:date="2025-11-20T11:05:00Z"/>
        </w:rPr>
      </w:pPr>
    </w:p>
    <w:p w14:paraId="76E46F3C" w14:textId="77777777" w:rsidR="00A7634D" w:rsidRDefault="00A7634D">
      <w:pPr>
        <w:spacing w:line="360" w:lineRule="auto"/>
        <w:rPr>
          <w:ins w:id="174" w:author="Miłosz Stec" w:date="2025-11-20T11:05:00Z"/>
        </w:rPr>
      </w:pPr>
    </w:p>
    <w:p w14:paraId="5D5F3BD5" w14:textId="77777777" w:rsidR="00A7634D" w:rsidRPr="00264757" w:rsidRDefault="00A7634D">
      <w:pPr>
        <w:spacing w:line="360" w:lineRule="auto"/>
        <w:rPr>
          <w:ins w:id="175" w:author="Miłosz Stec" w:date="2025-10-28T22:15:00Z"/>
        </w:rPr>
        <w:pPrChange w:id="176" w:author="Miłosz Stec" w:date="2025-10-28T22:44:00Z">
          <w:pPr>
            <w:pStyle w:val="Tytu"/>
            <w:numPr>
              <w:numId w:val="11"/>
            </w:numPr>
            <w:ind w:left="720" w:hanging="360"/>
          </w:pPr>
        </w:pPrChange>
      </w:pPr>
    </w:p>
    <w:p w14:paraId="647CA8E1" w14:textId="516BB27D" w:rsidR="00E26E20" w:rsidRDefault="00264757">
      <w:pPr>
        <w:pStyle w:val="Tytu"/>
        <w:numPr>
          <w:ilvl w:val="0"/>
          <w:numId w:val="11"/>
        </w:numPr>
        <w:spacing w:line="360" w:lineRule="auto"/>
        <w:rPr>
          <w:ins w:id="177" w:author="Miłosz Stec" w:date="2025-10-28T22:23:00Z"/>
        </w:rPr>
        <w:pPrChange w:id="178" w:author="Miłosz Stec" w:date="2025-10-28T22:44:00Z">
          <w:pPr>
            <w:pStyle w:val="Tytu"/>
            <w:numPr>
              <w:numId w:val="11"/>
            </w:numPr>
            <w:ind w:left="720" w:hanging="360"/>
          </w:pPr>
        </w:pPrChange>
      </w:pPr>
      <w:ins w:id="179" w:author="Miłosz Stec" w:date="2025-10-28T22:16:00Z">
        <w:r>
          <w:lastRenderedPageBreak/>
          <w:t>Przegląd i porównanie konkurencyjnych rozwiązań</w:t>
        </w:r>
      </w:ins>
    </w:p>
    <w:p w14:paraId="18FF903D" w14:textId="77777777" w:rsidR="00E26E20" w:rsidRDefault="00E26E20">
      <w:pPr>
        <w:spacing w:line="360" w:lineRule="auto"/>
        <w:rPr>
          <w:ins w:id="180" w:author="Miłosz Stec" w:date="2025-10-28T22:23:00Z"/>
        </w:rPr>
        <w:pPrChange w:id="181" w:author="Miłosz Stec" w:date="2025-10-28T22:44:00Z">
          <w:pPr/>
        </w:pPrChange>
      </w:pPr>
    </w:p>
    <w:p w14:paraId="4E3A4D31" w14:textId="77777777" w:rsidR="00E26E20" w:rsidRDefault="00E26E20">
      <w:pPr>
        <w:spacing w:line="360" w:lineRule="auto"/>
        <w:rPr>
          <w:ins w:id="182" w:author="Miłosz Stec" w:date="2025-10-28T22:23:00Z"/>
        </w:rPr>
        <w:pPrChange w:id="183" w:author="Miłosz Stec" w:date="2025-10-28T22:44:00Z">
          <w:pPr/>
        </w:pPrChange>
      </w:pPr>
      <w:ins w:id="184" w:author="Miłosz Stec" w:date="2025-10-28T22:23:00Z">
        <w:r>
          <w:fldChar w:fldCharType="begin"/>
        </w:r>
        <w:r>
          <w:instrText>HYPERLINK "https://bearpoint.pl/produkt/lokalizator-gps-bearpoint/?gad_source=1&amp;gad_campaignid=1700605374&amp;gclid=Cj0KCQjwl5jHBhDHARIsAB0YqjyVeEmCZ6xp8iAAjQeFXvt-eE27HnF7gK9_E4hF7I6TUaQeV42ys74aAs_yEALw_wcB"</w:instrText>
        </w:r>
        <w:r>
          <w:fldChar w:fldCharType="separate"/>
        </w:r>
        <w:r w:rsidRPr="00DD4EF2">
          <w:rPr>
            <w:rStyle w:val="Hipercze"/>
          </w:rPr>
          <w:t>https://bearpoint.pl/produkt/lokalizator-gps-bearpoint/?gad_source=1&amp;gad_campaignid=1700605374&amp;gclid=Cj0KCQjwl5jHBhDHARIsAB0YqjyVeEmCZ6xp8iAAjQeFXvt-eE27HnF7gK9_E4hF7I6TUaQeV42ys74aAs_yEALw_wcB</w:t>
        </w:r>
        <w:r>
          <w:fldChar w:fldCharType="end"/>
        </w:r>
      </w:ins>
    </w:p>
    <w:p w14:paraId="2DB01FED" w14:textId="77777777" w:rsidR="00E26E20" w:rsidRDefault="00E26E20">
      <w:pPr>
        <w:spacing w:line="360" w:lineRule="auto"/>
        <w:rPr>
          <w:ins w:id="185" w:author="Miłosz Stec" w:date="2025-10-28T22:23:00Z"/>
        </w:rPr>
        <w:pPrChange w:id="186" w:author="Miłosz Stec" w:date="2025-10-28T22:44:00Z">
          <w:pPr/>
        </w:pPrChange>
      </w:pPr>
    </w:p>
    <w:p w14:paraId="58C599BE" w14:textId="77777777" w:rsidR="00E26E20" w:rsidRDefault="00E26E20">
      <w:pPr>
        <w:spacing w:line="360" w:lineRule="auto"/>
        <w:rPr>
          <w:ins w:id="187" w:author="Miłosz Stec" w:date="2025-10-28T22:23:00Z"/>
        </w:rPr>
        <w:pPrChange w:id="188" w:author="Miłosz Stec" w:date="2025-10-28T22:44:00Z">
          <w:pPr/>
        </w:pPrChange>
      </w:pPr>
      <w:ins w:id="189" w:author="Miłosz Stec" w:date="2025-10-28T22:23:00Z">
        <w:r>
          <w:fldChar w:fldCharType="begin"/>
        </w:r>
        <w:r>
          <w:instrText>HYPERLINK "https://szpiegujemy.com/product-pol-16904-Lokalizator-GPS-OBD-MK08-Darmowa-Aplikacja.html"</w:instrText>
        </w:r>
        <w:r>
          <w:fldChar w:fldCharType="separate"/>
        </w:r>
        <w:r w:rsidRPr="00DD4EF2">
          <w:rPr>
            <w:rStyle w:val="Hipercze"/>
          </w:rPr>
          <w:t>https://szpiegujemy.com/product-pol-16904-Lokalizator-GPS-OBD-MK08-Darmowa-Aplikacja.html</w:t>
        </w:r>
        <w:r>
          <w:fldChar w:fldCharType="end"/>
        </w:r>
      </w:ins>
    </w:p>
    <w:p w14:paraId="2FA7F547" w14:textId="77777777" w:rsidR="00E26E20" w:rsidRDefault="00E26E20">
      <w:pPr>
        <w:spacing w:line="360" w:lineRule="auto"/>
        <w:rPr>
          <w:ins w:id="190" w:author="Miłosz Stec" w:date="2025-10-28T22:23:00Z"/>
        </w:rPr>
        <w:pPrChange w:id="191" w:author="Miłosz Stec" w:date="2025-10-28T22:44:00Z">
          <w:pPr/>
        </w:pPrChange>
      </w:pPr>
    </w:p>
    <w:p w14:paraId="597963CE" w14:textId="77777777" w:rsidR="00E26E20" w:rsidRDefault="00E26E20">
      <w:pPr>
        <w:spacing w:line="360" w:lineRule="auto"/>
        <w:rPr>
          <w:ins w:id="192" w:author="Miłosz Stec" w:date="2025-10-28T22:23:00Z"/>
        </w:rPr>
        <w:pPrChange w:id="193" w:author="Miłosz Stec" w:date="2025-10-28T22:44:00Z">
          <w:pPr/>
        </w:pPrChange>
      </w:pPr>
      <w:ins w:id="194" w:author="Miłosz Stec" w:date="2025-10-28T22:23:00Z">
        <w:r>
          <w:fldChar w:fldCharType="begin"/>
        </w:r>
        <w:r>
          <w:instrText>HYPERLINK "https://szpiegujemy.com/product-pol-16963-Lokalizator-GPS-MK6B-4G-3000-mAh.html"</w:instrText>
        </w:r>
        <w:r>
          <w:fldChar w:fldCharType="separate"/>
        </w:r>
        <w:r w:rsidRPr="00DD4EF2">
          <w:rPr>
            <w:rStyle w:val="Hipercze"/>
          </w:rPr>
          <w:t>https://szpiegujemy.com/product-pol-16963-Lokalizator-GPS-MK6B-4G-3000-mAh.html</w:t>
        </w:r>
        <w:r>
          <w:fldChar w:fldCharType="end"/>
        </w:r>
      </w:ins>
    </w:p>
    <w:p w14:paraId="3C93778F" w14:textId="77777777" w:rsidR="00573CD3" w:rsidRPr="00573CD3" w:rsidRDefault="00573CD3" w:rsidP="00573CD3">
      <w:pPr>
        <w:spacing w:line="360" w:lineRule="auto"/>
        <w:rPr>
          <w:ins w:id="195" w:author="Miłosz Stec" w:date="2025-10-28T22:47:00Z"/>
        </w:rPr>
      </w:pPr>
      <w:ins w:id="196" w:author="Miłosz Stec" w:date="2025-10-28T22:47:00Z">
        <w:r w:rsidRPr="00573CD3">
          <w:t>Kategoria rozwiązań</w:t>
        </w:r>
      </w:ins>
    </w:p>
    <w:p w14:paraId="005E8617" w14:textId="77777777" w:rsidR="00573CD3" w:rsidRPr="00573CD3" w:rsidRDefault="00573CD3" w:rsidP="00573CD3">
      <w:pPr>
        <w:numPr>
          <w:ilvl w:val="0"/>
          <w:numId w:val="16"/>
        </w:numPr>
        <w:spacing w:line="360" w:lineRule="auto"/>
        <w:rPr>
          <w:ins w:id="197" w:author="Miłosz Stec" w:date="2025-10-28T22:47:00Z"/>
        </w:rPr>
      </w:pPr>
      <w:ins w:id="198" w:author="Miłosz Stec" w:date="2025-10-28T22:47:00Z">
        <w:r w:rsidRPr="00573CD3">
          <w:t xml:space="preserve">Gotowe komercyjne </w:t>
        </w:r>
        <w:proofErr w:type="spellStart"/>
        <w:r w:rsidRPr="00573CD3">
          <w:t>trackery</w:t>
        </w:r>
        <w:proofErr w:type="spellEnd"/>
        <w:r w:rsidRPr="00573CD3">
          <w:t xml:space="preserve"> GPS. Małe, kompletne urządzenia z SIM, śledzeniem w chmurze i integracją OBD. Zwykle płatne abonamentowo.</w:t>
        </w:r>
      </w:ins>
    </w:p>
    <w:p w14:paraId="454ACB5D" w14:textId="77777777" w:rsidR="00573CD3" w:rsidRPr="00573CD3" w:rsidRDefault="00573CD3" w:rsidP="00573CD3">
      <w:pPr>
        <w:numPr>
          <w:ilvl w:val="0"/>
          <w:numId w:val="16"/>
        </w:numPr>
        <w:spacing w:line="360" w:lineRule="auto"/>
        <w:rPr>
          <w:ins w:id="199" w:author="Miłosz Stec" w:date="2025-10-28T22:47:00Z"/>
        </w:rPr>
      </w:pPr>
      <w:ins w:id="200" w:author="Miłosz Stec" w:date="2025-10-28T22:47:00Z">
        <w:r w:rsidRPr="00573CD3">
          <w:t>Modułowe rozwiązania DIY. ESP32/</w:t>
        </w:r>
        <w:proofErr w:type="spellStart"/>
        <w:r w:rsidRPr="00573CD3">
          <w:t>Arduino</w:t>
        </w:r>
        <w:proofErr w:type="spellEnd"/>
        <w:r w:rsidRPr="00573CD3">
          <w:t xml:space="preserve"> + GNSS + SD + opcjonalny moduł LTE/</w:t>
        </w:r>
        <w:proofErr w:type="spellStart"/>
        <w:r w:rsidRPr="00573CD3">
          <w:t>LoRa</w:t>
        </w:r>
        <w:proofErr w:type="spellEnd"/>
        <w:r w:rsidRPr="00573CD3">
          <w:t>. Elastyczne i tanie.</w:t>
        </w:r>
      </w:ins>
    </w:p>
    <w:p w14:paraId="616892AA" w14:textId="77777777" w:rsidR="00573CD3" w:rsidRPr="00573CD3" w:rsidRDefault="00573CD3" w:rsidP="00573CD3">
      <w:pPr>
        <w:numPr>
          <w:ilvl w:val="0"/>
          <w:numId w:val="16"/>
        </w:numPr>
        <w:spacing w:line="360" w:lineRule="auto"/>
        <w:rPr>
          <w:ins w:id="201" w:author="Miłosz Stec" w:date="2025-10-28T22:47:00Z"/>
        </w:rPr>
      </w:pPr>
      <w:ins w:id="202" w:author="Miłosz Stec" w:date="2025-10-28T22:47:00Z">
        <w:r w:rsidRPr="00573CD3">
          <w:t xml:space="preserve">Rozwiązania OEM w pojazdach. Zintegrowane z CAN i systemami </w:t>
        </w:r>
        <w:proofErr w:type="spellStart"/>
        <w:r w:rsidRPr="00573CD3">
          <w:t>telematycznymi</w:t>
        </w:r>
        <w:proofErr w:type="spellEnd"/>
        <w:r w:rsidRPr="00573CD3">
          <w:t>.</w:t>
        </w:r>
      </w:ins>
    </w:p>
    <w:p w14:paraId="03CF70DB" w14:textId="77777777" w:rsidR="00573CD3" w:rsidRPr="00573CD3" w:rsidRDefault="00573CD3" w:rsidP="00573CD3">
      <w:pPr>
        <w:spacing w:line="360" w:lineRule="auto"/>
        <w:rPr>
          <w:ins w:id="203" w:author="Miłosz Stec" w:date="2025-10-28T22:47:00Z"/>
        </w:rPr>
      </w:pPr>
      <w:ins w:id="204" w:author="Miłosz Stec" w:date="2025-10-28T22:47:00Z">
        <w:r w:rsidRPr="00573CD3">
          <w:t>Kryteria porównania</w:t>
        </w:r>
      </w:ins>
    </w:p>
    <w:p w14:paraId="48294704" w14:textId="77777777" w:rsidR="00573CD3" w:rsidRPr="00573CD3" w:rsidRDefault="00573CD3" w:rsidP="00573CD3">
      <w:pPr>
        <w:numPr>
          <w:ilvl w:val="0"/>
          <w:numId w:val="17"/>
        </w:numPr>
        <w:spacing w:line="360" w:lineRule="auto"/>
        <w:rPr>
          <w:ins w:id="205" w:author="Miłosz Stec" w:date="2025-10-28T22:47:00Z"/>
        </w:rPr>
      </w:pPr>
      <w:ins w:id="206" w:author="Miłosz Stec" w:date="2025-10-28T22:47:00Z">
        <w:r w:rsidRPr="00573CD3">
          <w:t>Dokładność lokalizacji. Zależy od modułu GNSS i warunków odbioru.</w:t>
        </w:r>
      </w:ins>
    </w:p>
    <w:p w14:paraId="72964CE7" w14:textId="77777777" w:rsidR="00573CD3" w:rsidRPr="00573CD3" w:rsidRDefault="00573CD3" w:rsidP="00573CD3">
      <w:pPr>
        <w:numPr>
          <w:ilvl w:val="0"/>
          <w:numId w:val="17"/>
        </w:numPr>
        <w:spacing w:line="360" w:lineRule="auto"/>
        <w:rPr>
          <w:ins w:id="207" w:author="Miłosz Stec" w:date="2025-10-28T22:47:00Z"/>
        </w:rPr>
      </w:pPr>
      <w:ins w:id="208" w:author="Miłosz Stec" w:date="2025-10-28T22:47:00Z">
        <w:r w:rsidRPr="00573CD3">
          <w:t xml:space="preserve">Ciągłość </w:t>
        </w:r>
        <w:proofErr w:type="spellStart"/>
        <w:r w:rsidRPr="00573CD3">
          <w:t>przesyłu</w:t>
        </w:r>
        <w:proofErr w:type="spellEnd"/>
        <w:r w:rsidRPr="00573CD3">
          <w:t xml:space="preserve"> danych. Zależna od łączności (Wi-Fi, Bluetooth, LTE).</w:t>
        </w:r>
      </w:ins>
    </w:p>
    <w:p w14:paraId="0B111BB4" w14:textId="77777777" w:rsidR="00573CD3" w:rsidRPr="00573CD3" w:rsidRDefault="00573CD3" w:rsidP="00573CD3">
      <w:pPr>
        <w:numPr>
          <w:ilvl w:val="0"/>
          <w:numId w:val="17"/>
        </w:numPr>
        <w:spacing w:line="360" w:lineRule="auto"/>
        <w:rPr>
          <w:ins w:id="209" w:author="Miłosz Stec" w:date="2025-10-28T22:47:00Z"/>
        </w:rPr>
      </w:pPr>
      <w:ins w:id="210" w:author="Miłosz Stec" w:date="2025-10-28T22:47:00Z">
        <w:r w:rsidRPr="00573CD3">
          <w:t>Zużycie energii i autonomiczność. Krytyczne przy bateryjnym zasilaniu.</w:t>
        </w:r>
      </w:ins>
    </w:p>
    <w:p w14:paraId="2A607D84" w14:textId="77777777" w:rsidR="00573CD3" w:rsidRPr="00573CD3" w:rsidRDefault="00573CD3" w:rsidP="00573CD3">
      <w:pPr>
        <w:numPr>
          <w:ilvl w:val="0"/>
          <w:numId w:val="17"/>
        </w:numPr>
        <w:spacing w:line="360" w:lineRule="auto"/>
        <w:rPr>
          <w:ins w:id="211" w:author="Miłosz Stec" w:date="2025-10-28T22:47:00Z"/>
        </w:rPr>
      </w:pPr>
      <w:ins w:id="212" w:author="Miłosz Stec" w:date="2025-10-28T22:47:00Z">
        <w:r w:rsidRPr="00573CD3">
          <w:t>Koszt i skalowalność. Gotowe usługi zwiększają koszt eksploatacji.</w:t>
        </w:r>
      </w:ins>
    </w:p>
    <w:p w14:paraId="52BC0279" w14:textId="77777777" w:rsidR="00573CD3" w:rsidRPr="00573CD3" w:rsidRDefault="00573CD3" w:rsidP="00573CD3">
      <w:pPr>
        <w:spacing w:line="360" w:lineRule="auto"/>
        <w:rPr>
          <w:ins w:id="213" w:author="Miłosz Stec" w:date="2025-10-28T22:47:00Z"/>
        </w:rPr>
      </w:pPr>
      <w:ins w:id="214" w:author="Miłosz Stec" w:date="2025-10-28T22:47:00Z">
        <w:r w:rsidRPr="00573CD3">
          <w:t>Wnioski z przeglądu</w:t>
        </w:r>
      </w:ins>
    </w:p>
    <w:p w14:paraId="11B7CDC7" w14:textId="77777777" w:rsidR="00573CD3" w:rsidRPr="00573CD3" w:rsidRDefault="00573CD3" w:rsidP="00573CD3">
      <w:pPr>
        <w:numPr>
          <w:ilvl w:val="0"/>
          <w:numId w:val="18"/>
        </w:numPr>
        <w:spacing w:line="360" w:lineRule="auto"/>
        <w:rPr>
          <w:ins w:id="215" w:author="Miłosz Stec" w:date="2025-10-28T22:47:00Z"/>
        </w:rPr>
      </w:pPr>
      <w:ins w:id="216" w:author="Miłosz Stec" w:date="2025-10-28T22:47:00Z">
        <w:r w:rsidRPr="00573CD3">
          <w:t>Dla prototypu rekomendowane podejście modułowe z ESP32. Pozwala na niski koszt i szybkie iteracje.</w:t>
        </w:r>
      </w:ins>
    </w:p>
    <w:p w14:paraId="535DFB65" w14:textId="77777777" w:rsidR="00573CD3" w:rsidRPr="00573CD3" w:rsidRDefault="00573CD3" w:rsidP="00573CD3">
      <w:pPr>
        <w:numPr>
          <w:ilvl w:val="0"/>
          <w:numId w:val="18"/>
        </w:numPr>
        <w:spacing w:line="360" w:lineRule="auto"/>
        <w:rPr>
          <w:ins w:id="217" w:author="Miłosz Stec" w:date="2025-10-28T22:47:00Z"/>
        </w:rPr>
      </w:pPr>
      <w:ins w:id="218" w:author="Miłosz Stec" w:date="2025-10-28T22:47:00Z">
        <w:r w:rsidRPr="00573CD3">
          <w:lastRenderedPageBreak/>
          <w:t xml:space="preserve">Wi-Fi jako kanał </w:t>
        </w:r>
        <w:proofErr w:type="spellStart"/>
        <w:r w:rsidRPr="00573CD3">
          <w:t>przesyłu</w:t>
        </w:r>
        <w:proofErr w:type="spellEnd"/>
        <w:r w:rsidRPr="00573CD3">
          <w:t xml:space="preserve"> jest wystarczający do synchronizacji okresowej. Do ciągłego śledzenia lepsze byłoby LTE/ NB-</w:t>
        </w:r>
        <w:proofErr w:type="spellStart"/>
        <w:r w:rsidRPr="00573CD3">
          <w:t>IoT</w:t>
        </w:r>
        <w:proofErr w:type="spellEnd"/>
        <w:r w:rsidRPr="00573CD3">
          <w:t>.</w:t>
        </w:r>
      </w:ins>
    </w:p>
    <w:p w14:paraId="5782430F" w14:textId="77777777" w:rsidR="00573CD3" w:rsidRPr="00573CD3" w:rsidRDefault="00573CD3" w:rsidP="00573CD3">
      <w:pPr>
        <w:numPr>
          <w:ilvl w:val="0"/>
          <w:numId w:val="18"/>
        </w:numPr>
        <w:spacing w:line="360" w:lineRule="auto"/>
        <w:rPr>
          <w:ins w:id="219" w:author="Miłosz Stec" w:date="2025-10-28T22:47:00Z"/>
        </w:rPr>
      </w:pPr>
      <w:ins w:id="220" w:author="Miłosz Stec" w:date="2025-10-28T22:47:00Z">
        <w:r w:rsidRPr="00573CD3">
          <w:t>Integracja OBD2 wymaga warstwy sprzętowej (</w:t>
        </w:r>
        <w:proofErr w:type="spellStart"/>
        <w:r w:rsidRPr="00573CD3">
          <w:t>transceiver</w:t>
        </w:r>
        <w:proofErr w:type="spellEnd"/>
        <w:r w:rsidRPr="00573CD3">
          <w:t xml:space="preserve"> CAN) i obsługi protokołów (ISO 15765-4 / SAE J1979).</w:t>
        </w:r>
      </w:ins>
    </w:p>
    <w:p w14:paraId="4B88E249" w14:textId="77777777" w:rsidR="00E26E20" w:rsidRDefault="00E26E20">
      <w:pPr>
        <w:spacing w:line="360" w:lineRule="auto"/>
        <w:rPr>
          <w:ins w:id="221" w:author="Miłosz Stec" w:date="2025-11-25T12:41:00Z"/>
        </w:rPr>
      </w:pPr>
    </w:p>
    <w:p w14:paraId="2DF19DC7" w14:textId="48525BFC" w:rsidR="00380FF5" w:rsidRDefault="00C866FD" w:rsidP="00C866FD">
      <w:pPr>
        <w:pStyle w:val="Tytu"/>
        <w:numPr>
          <w:ilvl w:val="0"/>
          <w:numId w:val="11"/>
        </w:numPr>
        <w:rPr>
          <w:ins w:id="222" w:author="Miłosz Stec" w:date="2025-11-25T12:42:00Z"/>
        </w:rPr>
      </w:pPr>
      <w:ins w:id="223" w:author="Miłosz Stec" w:date="2025-11-25T12:41:00Z">
        <w:r>
          <w:t>Przegląd tech</w:t>
        </w:r>
      </w:ins>
      <w:ins w:id="224" w:author="Miłosz Stec" w:date="2025-11-25T12:42:00Z">
        <w:r>
          <w:t>nologii wykorzystywanych w urządzeniu</w:t>
        </w:r>
      </w:ins>
    </w:p>
    <w:p w14:paraId="3C9D89B8" w14:textId="5163E668" w:rsidR="00C866FD" w:rsidRDefault="00C866FD" w:rsidP="00C866FD">
      <w:pPr>
        <w:pStyle w:val="Podtytu"/>
        <w:numPr>
          <w:ilvl w:val="1"/>
          <w:numId w:val="11"/>
        </w:numPr>
        <w:rPr>
          <w:ins w:id="225" w:author="Miłosz Stec" w:date="2025-11-25T12:42:00Z"/>
        </w:rPr>
      </w:pPr>
      <w:ins w:id="226" w:author="Miłosz Stec" w:date="2025-11-25T12:42:00Z">
        <w:r>
          <w:t>GNSS</w:t>
        </w:r>
      </w:ins>
    </w:p>
    <w:p w14:paraId="1CBF0D86" w14:textId="3F47CB75" w:rsidR="00C866FD" w:rsidRDefault="00C866FD" w:rsidP="00C866FD">
      <w:pPr>
        <w:pStyle w:val="Podtytu"/>
        <w:numPr>
          <w:ilvl w:val="1"/>
          <w:numId w:val="11"/>
        </w:numPr>
        <w:rPr>
          <w:ins w:id="227" w:author="Miłosz Stec" w:date="2025-11-25T12:43:00Z"/>
        </w:rPr>
      </w:pPr>
      <w:ins w:id="228" w:author="Miłosz Stec" w:date="2025-11-25T12:43:00Z">
        <w:r>
          <w:t>SD</w:t>
        </w:r>
      </w:ins>
    </w:p>
    <w:p w14:paraId="3B67416B" w14:textId="08892153" w:rsidR="00C866FD" w:rsidRDefault="00C866FD" w:rsidP="00C866FD">
      <w:pPr>
        <w:pStyle w:val="Podtytu"/>
        <w:numPr>
          <w:ilvl w:val="1"/>
          <w:numId w:val="11"/>
        </w:numPr>
        <w:rPr>
          <w:ins w:id="229" w:author="Miłosz Stec" w:date="2025-11-25T12:43:00Z"/>
        </w:rPr>
      </w:pPr>
      <w:ins w:id="230" w:author="Miłosz Stec" w:date="2025-11-25T12:43:00Z">
        <w:r>
          <w:t>ESP32</w:t>
        </w:r>
      </w:ins>
    </w:p>
    <w:p w14:paraId="1CBFE483" w14:textId="77777777" w:rsidR="00C866FD" w:rsidRPr="00C866FD" w:rsidRDefault="00C866FD" w:rsidP="00C866FD">
      <w:pPr>
        <w:rPr>
          <w:ins w:id="231" w:author="Miłosz Stec" w:date="2025-10-28T22:16:00Z"/>
        </w:rPr>
        <w:pPrChange w:id="232" w:author="Miłosz Stec" w:date="2025-11-25T12:43:00Z">
          <w:pPr>
            <w:pStyle w:val="Tytu"/>
            <w:numPr>
              <w:numId w:val="11"/>
            </w:numPr>
            <w:ind w:left="720" w:hanging="360"/>
          </w:pPr>
        </w:pPrChange>
      </w:pPr>
    </w:p>
    <w:p w14:paraId="0497EFD9" w14:textId="2C7A58AF" w:rsidR="00264757" w:rsidRDefault="00264757">
      <w:pPr>
        <w:pStyle w:val="Tytu"/>
        <w:numPr>
          <w:ilvl w:val="0"/>
          <w:numId w:val="11"/>
        </w:numPr>
        <w:spacing w:line="360" w:lineRule="auto"/>
        <w:rPr>
          <w:ins w:id="233" w:author="Miłosz Stec" w:date="2025-10-28T22:25:00Z"/>
        </w:rPr>
        <w:pPrChange w:id="234" w:author="Miłosz Stec" w:date="2025-10-28T22:44:00Z">
          <w:pPr>
            <w:pStyle w:val="Tytu"/>
            <w:numPr>
              <w:numId w:val="11"/>
            </w:numPr>
            <w:ind w:left="720" w:hanging="360"/>
          </w:pPr>
        </w:pPrChange>
      </w:pPr>
      <w:ins w:id="235" w:author="Miłosz Stec" w:date="2025-10-28T22:17:00Z">
        <w:r>
          <w:t>Projekt</w:t>
        </w:r>
      </w:ins>
    </w:p>
    <w:p w14:paraId="4D73F216" w14:textId="57B3A74E" w:rsidR="00E26E20" w:rsidRPr="00E26E20" w:rsidRDefault="00E26E20">
      <w:pPr>
        <w:pStyle w:val="Podtytu"/>
        <w:numPr>
          <w:ilvl w:val="1"/>
          <w:numId w:val="11"/>
        </w:numPr>
        <w:spacing w:line="360" w:lineRule="auto"/>
        <w:rPr>
          <w:ins w:id="236" w:author="Miłosz Stec" w:date="2025-10-28T22:18:00Z"/>
        </w:rPr>
        <w:pPrChange w:id="237" w:author="Miłosz Stec" w:date="2025-10-28T22:44:00Z">
          <w:pPr>
            <w:pStyle w:val="Tytu"/>
            <w:numPr>
              <w:numId w:val="11"/>
            </w:numPr>
            <w:ind w:left="720" w:hanging="360"/>
          </w:pPr>
        </w:pPrChange>
      </w:pPr>
      <w:ins w:id="238" w:author="Miłosz Stec" w:date="2025-10-28T22:25:00Z">
        <w:r>
          <w:t>Części</w:t>
        </w:r>
      </w:ins>
    </w:p>
    <w:p w14:paraId="7C7670E3" w14:textId="2F82A83C" w:rsidR="00264757" w:rsidRDefault="00E26E20">
      <w:pPr>
        <w:pStyle w:val="Podtytu"/>
        <w:numPr>
          <w:ilvl w:val="1"/>
          <w:numId w:val="11"/>
        </w:numPr>
        <w:spacing w:line="360" w:lineRule="auto"/>
        <w:rPr>
          <w:ins w:id="239" w:author="Miłosz Stec" w:date="2025-10-28T22:21:00Z"/>
        </w:rPr>
        <w:pPrChange w:id="240" w:author="Miłosz Stec" w:date="2025-10-28T22:44:00Z">
          <w:pPr>
            <w:pStyle w:val="Podtytu"/>
            <w:numPr>
              <w:ilvl w:val="1"/>
              <w:numId w:val="11"/>
            </w:numPr>
            <w:ind w:left="1080" w:hanging="720"/>
          </w:pPr>
        </w:pPrChange>
      </w:pPr>
      <w:ins w:id="241" w:author="Miłosz Stec" w:date="2025-10-28T22:25:00Z">
        <w:r>
          <w:t>Program</w:t>
        </w:r>
      </w:ins>
    </w:p>
    <w:p w14:paraId="54B9A805" w14:textId="53B73CA5" w:rsidR="00E26E20" w:rsidRDefault="00E26E20">
      <w:pPr>
        <w:pStyle w:val="Podtytu"/>
        <w:numPr>
          <w:ilvl w:val="1"/>
          <w:numId w:val="11"/>
        </w:numPr>
        <w:spacing w:line="360" w:lineRule="auto"/>
        <w:rPr>
          <w:ins w:id="242" w:author="Miłosz Stec" w:date="2025-10-28T22:26:00Z"/>
        </w:rPr>
        <w:pPrChange w:id="243" w:author="Miłosz Stec" w:date="2025-10-28T22:44:00Z">
          <w:pPr>
            <w:pStyle w:val="Podtytu"/>
            <w:numPr>
              <w:ilvl w:val="1"/>
              <w:numId w:val="11"/>
            </w:numPr>
            <w:ind w:left="1080" w:hanging="720"/>
          </w:pPr>
        </w:pPrChange>
      </w:pPr>
      <w:ins w:id="244" w:author="Miłosz Stec" w:date="2025-10-28T22:24:00Z">
        <w:r>
          <w:t>W</w:t>
        </w:r>
      </w:ins>
      <w:ins w:id="245" w:author="Miłosz Stec" w:date="2025-10-28T22:25:00Z">
        <w:r>
          <w:t>y</w:t>
        </w:r>
      </w:ins>
      <w:ins w:id="246" w:author="Miłosz Stec" w:date="2025-10-28T22:24:00Z">
        <w:r>
          <w:t>k</w:t>
        </w:r>
      </w:ins>
      <w:ins w:id="247" w:author="Miłosz Stec" w:date="2025-10-28T22:25:00Z">
        <w:r>
          <w:t>o</w:t>
        </w:r>
      </w:ins>
      <w:ins w:id="248" w:author="Miłosz Stec" w:date="2025-10-28T22:24:00Z">
        <w:r>
          <w:t>nanie</w:t>
        </w:r>
      </w:ins>
    </w:p>
    <w:p w14:paraId="4B961FA6" w14:textId="77777777" w:rsidR="00E05EF9" w:rsidRPr="00E05EF9" w:rsidRDefault="00E05EF9">
      <w:pPr>
        <w:pStyle w:val="Podtytu2"/>
        <w:rPr>
          <w:ins w:id="249" w:author="Miłosz Stec" w:date="2025-10-28T23:06:00Z"/>
        </w:rPr>
        <w:pPrChange w:id="250" w:author="Miłosz Stec" w:date="2025-10-28T23:06:00Z">
          <w:pPr>
            <w:spacing w:line="360" w:lineRule="auto"/>
          </w:pPr>
        </w:pPrChange>
      </w:pPr>
      <w:ins w:id="251" w:author="Miłosz Stec" w:date="2025-10-28T23:06:00Z">
        <w:r w:rsidRPr="00E05EF9">
          <w:t>Założenia systemowe</w:t>
        </w:r>
      </w:ins>
    </w:p>
    <w:p w14:paraId="594905D6" w14:textId="77777777" w:rsidR="00E05EF9" w:rsidRPr="00E05EF9" w:rsidRDefault="00E05EF9" w:rsidP="00E05EF9">
      <w:pPr>
        <w:numPr>
          <w:ilvl w:val="0"/>
          <w:numId w:val="22"/>
        </w:numPr>
        <w:spacing w:line="360" w:lineRule="auto"/>
        <w:rPr>
          <w:ins w:id="252" w:author="Miłosz Stec" w:date="2025-10-28T23:06:00Z"/>
        </w:rPr>
      </w:pPr>
      <w:ins w:id="253" w:author="Miłosz Stec" w:date="2025-10-28T23:06:00Z">
        <w:r w:rsidRPr="00E05EF9">
          <w:t>Platforma: ESP32.</w:t>
        </w:r>
      </w:ins>
    </w:p>
    <w:p w14:paraId="6171B71C" w14:textId="77777777" w:rsidR="00E05EF9" w:rsidRPr="00E05EF9" w:rsidRDefault="00E05EF9" w:rsidP="00E05EF9">
      <w:pPr>
        <w:numPr>
          <w:ilvl w:val="0"/>
          <w:numId w:val="22"/>
        </w:numPr>
        <w:spacing w:line="360" w:lineRule="auto"/>
        <w:rPr>
          <w:ins w:id="254" w:author="Miłosz Stec" w:date="2025-10-28T23:06:00Z"/>
        </w:rPr>
      </w:pPr>
      <w:ins w:id="255" w:author="Miłosz Stec" w:date="2025-10-28T23:06:00Z">
        <w:r w:rsidRPr="00E05EF9">
          <w:t>GNSS: zewnętrzny moduł kompatybilny z NMEA (np. UART).</w:t>
        </w:r>
      </w:ins>
    </w:p>
    <w:p w14:paraId="628A9B3D" w14:textId="77777777" w:rsidR="00E05EF9" w:rsidRPr="00E05EF9" w:rsidRDefault="00E05EF9" w:rsidP="00E05EF9">
      <w:pPr>
        <w:numPr>
          <w:ilvl w:val="0"/>
          <w:numId w:val="22"/>
        </w:numPr>
        <w:spacing w:line="360" w:lineRule="auto"/>
        <w:rPr>
          <w:ins w:id="256" w:author="Miłosz Stec" w:date="2025-10-28T23:06:00Z"/>
        </w:rPr>
      </w:pPr>
      <w:ins w:id="257" w:author="Miłosz Stec" w:date="2025-10-28T23:06:00Z">
        <w:r w:rsidRPr="00E05EF9">
          <w:t xml:space="preserve">Pamięć lokalna: karta </w:t>
        </w:r>
        <w:proofErr w:type="spellStart"/>
        <w:r w:rsidRPr="00E05EF9">
          <w:t>microSD</w:t>
        </w:r>
        <w:proofErr w:type="spellEnd"/>
        <w:r w:rsidRPr="00E05EF9">
          <w:t xml:space="preserve"> z zapisem JSON/CSV.</w:t>
        </w:r>
      </w:ins>
    </w:p>
    <w:p w14:paraId="7A726CD7" w14:textId="77777777" w:rsidR="00E05EF9" w:rsidRPr="00E05EF9" w:rsidRDefault="00E05EF9" w:rsidP="00E05EF9">
      <w:pPr>
        <w:numPr>
          <w:ilvl w:val="0"/>
          <w:numId w:val="22"/>
        </w:numPr>
        <w:spacing w:line="360" w:lineRule="auto"/>
        <w:rPr>
          <w:ins w:id="258" w:author="Miłosz Stec" w:date="2025-10-28T23:06:00Z"/>
        </w:rPr>
      </w:pPr>
      <w:ins w:id="259" w:author="Miłosz Stec" w:date="2025-10-28T23:06:00Z">
        <w:r w:rsidRPr="00E05EF9">
          <w:t>Łączność: Wi-Fi (priorytet) i ewentualnie Bluetooth.</w:t>
        </w:r>
      </w:ins>
    </w:p>
    <w:p w14:paraId="12C673B6" w14:textId="77777777" w:rsidR="00E05EF9" w:rsidRPr="00E05EF9" w:rsidRDefault="00E05EF9" w:rsidP="00E05EF9">
      <w:pPr>
        <w:numPr>
          <w:ilvl w:val="0"/>
          <w:numId w:val="22"/>
        </w:numPr>
        <w:spacing w:line="360" w:lineRule="auto"/>
        <w:rPr>
          <w:ins w:id="260" w:author="Miłosz Stec" w:date="2025-10-28T23:06:00Z"/>
        </w:rPr>
      </w:pPr>
      <w:ins w:id="261" w:author="Miłosz Stec" w:date="2025-10-28T23:06:00Z">
        <w:r w:rsidRPr="00E05EF9">
          <w:t>Zasilanie: ogniwo 18650 z układem ładowania i stabilizacją napięcia.</w:t>
        </w:r>
      </w:ins>
    </w:p>
    <w:p w14:paraId="6251CD7B" w14:textId="77777777" w:rsidR="00E05EF9" w:rsidRPr="00E05EF9" w:rsidRDefault="00E05EF9" w:rsidP="00E05EF9">
      <w:pPr>
        <w:numPr>
          <w:ilvl w:val="0"/>
          <w:numId w:val="22"/>
        </w:numPr>
        <w:spacing w:line="360" w:lineRule="auto"/>
        <w:rPr>
          <w:ins w:id="262" w:author="Miłosz Stec" w:date="2025-10-28T23:06:00Z"/>
        </w:rPr>
      </w:pPr>
      <w:ins w:id="263" w:author="Miłosz Stec" w:date="2025-10-28T23:06:00Z">
        <w:r w:rsidRPr="00E05EF9">
          <w:t xml:space="preserve">Opcjonalnie: CAN </w:t>
        </w:r>
        <w:proofErr w:type="spellStart"/>
        <w:r w:rsidRPr="00E05EF9">
          <w:t>transceiver</w:t>
        </w:r>
        <w:proofErr w:type="spellEnd"/>
        <w:r w:rsidRPr="00E05EF9">
          <w:t xml:space="preserve"> do OBD2 oraz czujniki (temp., wilgotność).</w:t>
        </w:r>
      </w:ins>
    </w:p>
    <w:p w14:paraId="7744C2A5" w14:textId="77777777" w:rsidR="00E05EF9" w:rsidRPr="00E05EF9" w:rsidRDefault="00E05EF9" w:rsidP="00E05EF9">
      <w:pPr>
        <w:spacing w:line="360" w:lineRule="auto"/>
        <w:rPr>
          <w:ins w:id="264" w:author="Miłosz Stec" w:date="2025-10-28T23:06:00Z"/>
        </w:rPr>
      </w:pPr>
      <w:ins w:id="265" w:author="Miłosz Stec" w:date="2025-10-28T23:06:00Z">
        <w:r w:rsidRPr="00E05EF9">
          <w:t>Architektura sprzętowa (skrót)</w:t>
        </w:r>
      </w:ins>
    </w:p>
    <w:p w14:paraId="23EC216A" w14:textId="77777777" w:rsidR="00E05EF9" w:rsidRPr="00E05EF9" w:rsidRDefault="00E05EF9" w:rsidP="00E05EF9">
      <w:pPr>
        <w:numPr>
          <w:ilvl w:val="0"/>
          <w:numId w:val="23"/>
        </w:numPr>
        <w:spacing w:line="360" w:lineRule="auto"/>
        <w:rPr>
          <w:ins w:id="266" w:author="Miłosz Stec" w:date="2025-10-28T23:06:00Z"/>
        </w:rPr>
      </w:pPr>
      <w:ins w:id="267" w:author="Miłosz Stec" w:date="2025-10-28T23:06:00Z">
        <w:r w:rsidRPr="00E05EF9">
          <w:t>Zasilanie: gniazdo baterii 18650, układ ładowania/zarządzania baterią, regulator napięcia do 5 V/3.3 V. Filtracja i zabezpieczenia.</w:t>
        </w:r>
      </w:ins>
    </w:p>
    <w:p w14:paraId="34CAA185" w14:textId="77777777" w:rsidR="00E05EF9" w:rsidRPr="00E05EF9" w:rsidRDefault="00E05EF9" w:rsidP="00E05EF9">
      <w:pPr>
        <w:numPr>
          <w:ilvl w:val="0"/>
          <w:numId w:val="23"/>
        </w:numPr>
        <w:spacing w:line="360" w:lineRule="auto"/>
        <w:rPr>
          <w:ins w:id="268" w:author="Miłosz Stec" w:date="2025-10-28T23:06:00Z"/>
        </w:rPr>
      </w:pPr>
      <w:proofErr w:type="spellStart"/>
      <w:ins w:id="269" w:author="Miłosz Stec" w:date="2025-10-28T23:06:00Z">
        <w:r w:rsidRPr="00E05EF9">
          <w:rPr>
            <w:lang w:val="en-GB"/>
            <w:rPrChange w:id="270" w:author="Miłosz Stec" w:date="2025-10-28T23:06:00Z">
              <w:rPr/>
            </w:rPrChange>
          </w:rPr>
          <w:t>Moduły</w:t>
        </w:r>
        <w:proofErr w:type="spellEnd"/>
        <w:r w:rsidRPr="00E05EF9">
          <w:rPr>
            <w:lang w:val="en-GB"/>
            <w:rPrChange w:id="271" w:author="Miłosz Stec" w:date="2025-10-28T23:06:00Z">
              <w:rPr/>
            </w:rPrChange>
          </w:rPr>
          <w:t xml:space="preserve"> </w:t>
        </w:r>
        <w:proofErr w:type="spellStart"/>
        <w:r w:rsidRPr="00E05EF9">
          <w:rPr>
            <w:lang w:val="en-GB"/>
            <w:rPrChange w:id="272" w:author="Miłosz Stec" w:date="2025-10-28T23:06:00Z">
              <w:rPr/>
            </w:rPrChange>
          </w:rPr>
          <w:t>peryferyjne</w:t>
        </w:r>
        <w:proofErr w:type="spellEnd"/>
        <w:r w:rsidRPr="00E05EF9">
          <w:rPr>
            <w:lang w:val="en-GB"/>
            <w:rPrChange w:id="273" w:author="Miłosz Stec" w:date="2025-10-28T23:06:00Z">
              <w:rPr/>
            </w:rPrChange>
          </w:rPr>
          <w:t xml:space="preserve">: GNSS (UART), SD (SPI), CAN transceiver (np. </w:t>
        </w:r>
        <w:r w:rsidRPr="00E05EF9">
          <w:t>MCP/TJA) na interfejsie CAN, czujniki I²C/SPI.</w:t>
        </w:r>
      </w:ins>
    </w:p>
    <w:p w14:paraId="5CA34621" w14:textId="77777777" w:rsidR="00E05EF9" w:rsidRPr="00E05EF9" w:rsidRDefault="00E05EF9" w:rsidP="00E05EF9">
      <w:pPr>
        <w:numPr>
          <w:ilvl w:val="0"/>
          <w:numId w:val="23"/>
        </w:numPr>
        <w:spacing w:line="360" w:lineRule="auto"/>
        <w:rPr>
          <w:ins w:id="274" w:author="Miłosz Stec" w:date="2025-10-28T23:06:00Z"/>
        </w:rPr>
      </w:pPr>
      <w:ins w:id="275" w:author="Miłosz Stec" w:date="2025-10-28T23:06:00Z">
        <w:r w:rsidRPr="00E05EF9">
          <w:lastRenderedPageBreak/>
          <w:t xml:space="preserve">Interfejsy programowe: biblioteki </w:t>
        </w:r>
        <w:proofErr w:type="spellStart"/>
        <w:r w:rsidRPr="00E05EF9">
          <w:t>TinyGPSPlus</w:t>
        </w:r>
        <w:proofErr w:type="spellEnd"/>
        <w:r w:rsidRPr="00E05EF9">
          <w:t xml:space="preserve"> do </w:t>
        </w:r>
        <w:proofErr w:type="spellStart"/>
        <w:r w:rsidRPr="00E05EF9">
          <w:t>parsowania</w:t>
        </w:r>
        <w:proofErr w:type="spellEnd"/>
        <w:r w:rsidRPr="00E05EF9">
          <w:t xml:space="preserve"> NMEA, </w:t>
        </w:r>
        <w:proofErr w:type="spellStart"/>
        <w:r w:rsidRPr="00E05EF9">
          <w:t>SD.h</w:t>
        </w:r>
        <w:proofErr w:type="spellEnd"/>
        <w:r w:rsidRPr="00E05EF9">
          <w:t xml:space="preserve"> do zapisu, </w:t>
        </w:r>
        <w:proofErr w:type="spellStart"/>
        <w:r w:rsidRPr="00E05EF9">
          <w:t>ArduinoJson</w:t>
        </w:r>
        <w:proofErr w:type="spellEnd"/>
        <w:r w:rsidRPr="00E05EF9">
          <w:t xml:space="preserve"> do </w:t>
        </w:r>
        <w:proofErr w:type="spellStart"/>
        <w:r w:rsidRPr="00E05EF9">
          <w:t>serializacji</w:t>
        </w:r>
        <w:proofErr w:type="spellEnd"/>
        <w:r w:rsidRPr="00E05EF9">
          <w:t xml:space="preserve">, </w:t>
        </w:r>
        <w:proofErr w:type="spellStart"/>
        <w:r w:rsidRPr="00E05EF9">
          <w:t>WiFi</w:t>
        </w:r>
        <w:proofErr w:type="spellEnd"/>
        <w:r w:rsidRPr="00E05EF9">
          <w:t>/</w:t>
        </w:r>
        <w:proofErr w:type="spellStart"/>
        <w:r w:rsidRPr="00E05EF9">
          <w:t>HTTPClient</w:t>
        </w:r>
        <w:proofErr w:type="spellEnd"/>
        <w:r w:rsidRPr="00E05EF9">
          <w:t xml:space="preserve"> do synchronizacji.</w:t>
        </w:r>
      </w:ins>
    </w:p>
    <w:p w14:paraId="7EC63F85" w14:textId="77777777" w:rsidR="00E05EF9" w:rsidRPr="00E05EF9" w:rsidRDefault="00E05EF9" w:rsidP="00E05EF9">
      <w:pPr>
        <w:spacing w:line="360" w:lineRule="auto"/>
        <w:rPr>
          <w:ins w:id="276" w:author="Miłosz Stec" w:date="2025-10-28T23:06:00Z"/>
        </w:rPr>
      </w:pPr>
      <w:ins w:id="277" w:author="Miłosz Stec" w:date="2025-10-28T23:06:00Z">
        <w:r w:rsidRPr="00E05EF9">
          <w:t>Architektura oprogramowania (skrót)</w:t>
        </w:r>
      </w:ins>
    </w:p>
    <w:p w14:paraId="167FC1DD" w14:textId="77777777" w:rsidR="00E05EF9" w:rsidRPr="00E05EF9" w:rsidRDefault="00E05EF9" w:rsidP="00E05EF9">
      <w:pPr>
        <w:numPr>
          <w:ilvl w:val="0"/>
          <w:numId w:val="24"/>
        </w:numPr>
        <w:spacing w:line="360" w:lineRule="auto"/>
        <w:rPr>
          <w:ins w:id="278" w:author="Miłosz Stec" w:date="2025-10-28T23:06:00Z"/>
        </w:rPr>
      </w:pPr>
      <w:ins w:id="279" w:author="Miłosz Stec" w:date="2025-10-28T23:06:00Z">
        <w:r w:rsidRPr="00E05EF9">
          <w:t>Warstwa sprzętowa: sterowniki GNSS, SD, CAN, czujników.</w:t>
        </w:r>
      </w:ins>
    </w:p>
    <w:p w14:paraId="3E3CE82B" w14:textId="77777777" w:rsidR="00E05EF9" w:rsidRPr="00E05EF9" w:rsidRDefault="00E05EF9" w:rsidP="00E05EF9">
      <w:pPr>
        <w:numPr>
          <w:ilvl w:val="0"/>
          <w:numId w:val="24"/>
        </w:numPr>
        <w:spacing w:line="360" w:lineRule="auto"/>
        <w:rPr>
          <w:ins w:id="280" w:author="Miłosz Stec" w:date="2025-10-28T23:06:00Z"/>
        </w:rPr>
      </w:pPr>
      <w:ins w:id="281" w:author="Miłosz Stec" w:date="2025-10-28T23:06:00Z">
        <w:r w:rsidRPr="00E05EF9">
          <w:t xml:space="preserve">Warstwa logiki: agregacja danych, buforowanie, format zapisu (JSON z </w:t>
        </w:r>
        <w:proofErr w:type="spellStart"/>
        <w:r w:rsidRPr="00E05EF9">
          <w:t>timestamp</w:t>
        </w:r>
        <w:proofErr w:type="spellEnd"/>
        <w:r w:rsidRPr="00E05EF9">
          <w:t xml:space="preserve">, lat, lon, alt, </w:t>
        </w:r>
        <w:proofErr w:type="spellStart"/>
        <w:r w:rsidRPr="00E05EF9">
          <w:t>speed</w:t>
        </w:r>
        <w:proofErr w:type="spellEnd"/>
        <w:r w:rsidRPr="00E05EF9">
          <w:t>, OBD data).</w:t>
        </w:r>
      </w:ins>
    </w:p>
    <w:p w14:paraId="41A38BE5" w14:textId="77777777" w:rsidR="00E05EF9" w:rsidRPr="00E05EF9" w:rsidRDefault="00E05EF9" w:rsidP="00E05EF9">
      <w:pPr>
        <w:numPr>
          <w:ilvl w:val="0"/>
          <w:numId w:val="24"/>
        </w:numPr>
        <w:spacing w:line="360" w:lineRule="auto"/>
        <w:rPr>
          <w:ins w:id="282" w:author="Miłosz Stec" w:date="2025-10-28T23:06:00Z"/>
        </w:rPr>
      </w:pPr>
      <w:ins w:id="283" w:author="Miłosz Stec" w:date="2025-10-28T23:06:00Z">
        <w:r w:rsidRPr="00E05EF9">
          <w:t xml:space="preserve">Warstwa komunikacji: procedury łączenia z Wi-Fi, </w:t>
        </w:r>
        <w:proofErr w:type="spellStart"/>
        <w:r w:rsidRPr="00E05EF9">
          <w:t>retry</w:t>
        </w:r>
        <w:proofErr w:type="spellEnd"/>
        <w:r w:rsidRPr="00E05EF9">
          <w:t xml:space="preserve"> </w:t>
        </w:r>
        <w:proofErr w:type="spellStart"/>
        <w:r w:rsidRPr="00E05EF9">
          <w:t>logic</w:t>
        </w:r>
        <w:proofErr w:type="spellEnd"/>
        <w:r w:rsidRPr="00E05EF9">
          <w:t xml:space="preserve">, POST do </w:t>
        </w:r>
        <w:proofErr w:type="spellStart"/>
        <w:r w:rsidRPr="00E05EF9">
          <w:t>endpointu</w:t>
        </w:r>
        <w:proofErr w:type="spellEnd"/>
        <w:r w:rsidRPr="00E05EF9">
          <w:t xml:space="preserve"> REST. Alternatywnie MQTT.</w:t>
        </w:r>
      </w:ins>
    </w:p>
    <w:p w14:paraId="3A3A949A" w14:textId="77777777" w:rsidR="00E05EF9" w:rsidRPr="00E05EF9" w:rsidRDefault="00E05EF9" w:rsidP="00E05EF9">
      <w:pPr>
        <w:numPr>
          <w:ilvl w:val="0"/>
          <w:numId w:val="24"/>
        </w:numPr>
        <w:spacing w:line="360" w:lineRule="auto"/>
        <w:rPr>
          <w:ins w:id="284" w:author="Miłosz Stec" w:date="2025-10-28T23:06:00Z"/>
        </w:rPr>
      </w:pPr>
      <w:ins w:id="285" w:author="Miłosz Stec" w:date="2025-10-28T23:06:00Z">
        <w:r w:rsidRPr="00E05EF9">
          <w:t>Zarządzanie energią: tryby głębokiego uśpienia ESP32 między odczytami, harmonogram odpytywania GNSS.</w:t>
        </w:r>
      </w:ins>
    </w:p>
    <w:p w14:paraId="7463AB90" w14:textId="77777777" w:rsidR="00E05EF9" w:rsidRPr="00E05EF9" w:rsidRDefault="00E05EF9" w:rsidP="00E05EF9">
      <w:pPr>
        <w:spacing w:line="360" w:lineRule="auto"/>
        <w:rPr>
          <w:ins w:id="286" w:author="Miłosz Stec" w:date="2025-10-28T23:06:00Z"/>
        </w:rPr>
      </w:pPr>
      <w:ins w:id="287" w:author="Miłosz Stec" w:date="2025-10-28T23:06:00Z">
        <w:r w:rsidRPr="00E05EF9">
          <w:t>Format danych i synchronizacja</w:t>
        </w:r>
      </w:ins>
    </w:p>
    <w:p w14:paraId="2EB9A86D" w14:textId="77777777" w:rsidR="00E05EF9" w:rsidRPr="00E05EF9" w:rsidRDefault="00E05EF9" w:rsidP="00E05EF9">
      <w:pPr>
        <w:numPr>
          <w:ilvl w:val="0"/>
          <w:numId w:val="25"/>
        </w:numPr>
        <w:spacing w:line="360" w:lineRule="auto"/>
        <w:rPr>
          <w:ins w:id="288" w:author="Miłosz Stec" w:date="2025-10-28T23:06:00Z"/>
          <w:lang w:val="en-GB"/>
          <w:rPrChange w:id="289" w:author="Miłosz Stec" w:date="2025-10-28T23:06:00Z">
            <w:rPr>
              <w:ins w:id="290" w:author="Miłosz Stec" w:date="2025-10-28T23:06:00Z"/>
            </w:rPr>
          </w:rPrChange>
        </w:rPr>
      </w:pPr>
      <w:proofErr w:type="spellStart"/>
      <w:ins w:id="291" w:author="Miłosz Stec" w:date="2025-10-28T23:06:00Z">
        <w:r w:rsidRPr="00E05EF9">
          <w:rPr>
            <w:lang w:val="en-GB"/>
            <w:rPrChange w:id="292" w:author="Miłosz Stec" w:date="2025-10-28T23:06:00Z">
              <w:rPr/>
            </w:rPrChange>
          </w:rPr>
          <w:t>Proponowany</w:t>
        </w:r>
        <w:proofErr w:type="spellEnd"/>
        <w:r w:rsidRPr="00E05EF9">
          <w:rPr>
            <w:lang w:val="en-GB"/>
            <w:rPrChange w:id="293" w:author="Miłosz Stec" w:date="2025-10-28T23:06:00Z">
              <w:rPr/>
            </w:rPrChange>
          </w:rPr>
          <w:t xml:space="preserve"> format: JSON per </w:t>
        </w:r>
        <w:proofErr w:type="spellStart"/>
        <w:r w:rsidRPr="00E05EF9">
          <w:rPr>
            <w:lang w:val="en-GB"/>
            <w:rPrChange w:id="294" w:author="Miłosz Stec" w:date="2025-10-28T23:06:00Z">
              <w:rPr/>
            </w:rPrChange>
          </w:rPr>
          <w:t>rekord</w:t>
        </w:r>
        <w:proofErr w:type="spellEnd"/>
        <w:r w:rsidRPr="00E05EF9">
          <w:rPr>
            <w:lang w:val="en-GB"/>
            <w:rPrChange w:id="295" w:author="Miłosz Stec" w:date="2025-10-28T23:06:00Z">
              <w:rPr/>
            </w:rPrChange>
          </w:rPr>
          <w:t xml:space="preserve"> z </w:t>
        </w:r>
        <w:proofErr w:type="spellStart"/>
        <w:r w:rsidRPr="00E05EF9">
          <w:rPr>
            <w:lang w:val="en-GB"/>
            <w:rPrChange w:id="296" w:author="Miłosz Stec" w:date="2025-10-28T23:06:00Z">
              <w:rPr/>
            </w:rPrChange>
          </w:rPr>
          <w:t>polami</w:t>
        </w:r>
        <w:proofErr w:type="spellEnd"/>
        <w:r w:rsidRPr="00E05EF9">
          <w:rPr>
            <w:lang w:val="en-GB"/>
            <w:rPrChange w:id="297" w:author="Miłosz Stec" w:date="2025-10-28T23:06:00Z">
              <w:rPr/>
            </w:rPrChange>
          </w:rPr>
          <w:t xml:space="preserve">: timestamp (UTC), </w:t>
        </w:r>
        <w:proofErr w:type="spellStart"/>
        <w:r w:rsidRPr="00E05EF9">
          <w:rPr>
            <w:lang w:val="en-GB"/>
            <w:rPrChange w:id="298" w:author="Miłosz Stec" w:date="2025-10-28T23:06:00Z">
              <w:rPr/>
            </w:rPrChange>
          </w:rPr>
          <w:t>lat</w:t>
        </w:r>
        <w:proofErr w:type="spellEnd"/>
        <w:r w:rsidRPr="00E05EF9">
          <w:rPr>
            <w:lang w:val="en-GB"/>
            <w:rPrChange w:id="299" w:author="Miłosz Stec" w:date="2025-10-28T23:06:00Z">
              <w:rPr/>
            </w:rPrChange>
          </w:rPr>
          <w:t xml:space="preserve">, </w:t>
        </w:r>
        <w:proofErr w:type="spellStart"/>
        <w:r w:rsidRPr="00E05EF9">
          <w:rPr>
            <w:lang w:val="en-GB"/>
            <w:rPrChange w:id="300" w:author="Miłosz Stec" w:date="2025-10-28T23:06:00Z">
              <w:rPr/>
            </w:rPrChange>
          </w:rPr>
          <w:t>lon</w:t>
        </w:r>
        <w:proofErr w:type="spellEnd"/>
        <w:r w:rsidRPr="00E05EF9">
          <w:rPr>
            <w:lang w:val="en-GB"/>
            <w:rPrChange w:id="301" w:author="Miłosz Stec" w:date="2025-10-28T23:06:00Z">
              <w:rPr/>
            </w:rPrChange>
          </w:rPr>
          <w:t xml:space="preserve">, </w:t>
        </w:r>
        <w:proofErr w:type="spellStart"/>
        <w:r w:rsidRPr="00E05EF9">
          <w:rPr>
            <w:lang w:val="en-GB"/>
            <w:rPrChange w:id="302" w:author="Miłosz Stec" w:date="2025-10-28T23:06:00Z">
              <w:rPr/>
            </w:rPrChange>
          </w:rPr>
          <w:t>hdop</w:t>
        </w:r>
        <w:proofErr w:type="spellEnd"/>
        <w:r w:rsidRPr="00E05EF9">
          <w:rPr>
            <w:lang w:val="en-GB"/>
            <w:rPrChange w:id="303" w:author="Miłosz Stec" w:date="2025-10-28T23:06:00Z">
              <w:rPr/>
            </w:rPrChange>
          </w:rPr>
          <w:t xml:space="preserve">, sats, speed, heading, source, optional </w:t>
        </w:r>
        <w:proofErr w:type="spellStart"/>
        <w:r w:rsidRPr="00E05EF9">
          <w:rPr>
            <w:lang w:val="en-GB"/>
            <w:rPrChange w:id="304" w:author="Miłosz Stec" w:date="2025-10-28T23:06:00Z">
              <w:rPr/>
            </w:rPrChange>
          </w:rPr>
          <w:t>obd</w:t>
        </w:r>
        <w:proofErr w:type="spellEnd"/>
        <w:r w:rsidRPr="00E05EF9">
          <w:rPr>
            <w:lang w:val="en-GB"/>
            <w:rPrChange w:id="305" w:author="Miłosz Stec" w:date="2025-10-28T23:06:00Z">
              <w:rPr/>
            </w:rPrChange>
          </w:rPr>
          <w:t>{</w:t>
        </w:r>
        <w:proofErr w:type="spellStart"/>
        <w:r w:rsidRPr="00E05EF9">
          <w:rPr>
            <w:lang w:val="en-GB"/>
            <w:rPrChange w:id="306" w:author="Miłosz Stec" w:date="2025-10-28T23:06:00Z">
              <w:rPr/>
            </w:rPrChange>
          </w:rPr>
          <w:t>rpm,dtc</w:t>
        </w:r>
        <w:proofErr w:type="spellEnd"/>
        <w:r w:rsidRPr="00E05EF9">
          <w:rPr>
            <w:lang w:val="en-GB"/>
            <w:rPrChange w:id="307" w:author="Miłosz Stec" w:date="2025-10-28T23:06:00Z">
              <w:rPr/>
            </w:rPrChange>
          </w:rPr>
          <w:t>,...}, sensors{</w:t>
        </w:r>
        <w:proofErr w:type="spellStart"/>
        <w:r w:rsidRPr="00E05EF9">
          <w:rPr>
            <w:lang w:val="en-GB"/>
            <w:rPrChange w:id="308" w:author="Miłosz Stec" w:date="2025-10-28T23:06:00Z">
              <w:rPr/>
            </w:rPrChange>
          </w:rPr>
          <w:t>temp,hum</w:t>
        </w:r>
        <w:proofErr w:type="spellEnd"/>
        <w:r w:rsidRPr="00E05EF9">
          <w:rPr>
            <w:lang w:val="en-GB"/>
            <w:rPrChange w:id="309" w:author="Miłosz Stec" w:date="2025-10-28T23:06:00Z">
              <w:rPr/>
            </w:rPrChange>
          </w:rPr>
          <w:t>}.</w:t>
        </w:r>
      </w:ins>
    </w:p>
    <w:p w14:paraId="237F33D8" w14:textId="5FBDA108" w:rsidR="00E05EF9" w:rsidRPr="00E05EF9" w:rsidRDefault="00E05EF9" w:rsidP="00E05EF9">
      <w:pPr>
        <w:numPr>
          <w:ilvl w:val="0"/>
          <w:numId w:val="25"/>
        </w:numPr>
        <w:spacing w:line="360" w:lineRule="auto"/>
        <w:rPr>
          <w:ins w:id="310" w:author="Miłosz Stec" w:date="2025-10-28T23:06:00Z"/>
        </w:rPr>
      </w:pPr>
      <w:ins w:id="311" w:author="Miłosz Stec" w:date="2025-10-28T23:06:00Z">
        <w:r w:rsidRPr="00E05EF9">
          <w:t>Zapis lokalny: plik na SD.</w:t>
        </w:r>
      </w:ins>
    </w:p>
    <w:p w14:paraId="61F49B91" w14:textId="77777777" w:rsidR="00E05EF9" w:rsidRPr="00E05EF9" w:rsidRDefault="00E05EF9" w:rsidP="00E05EF9">
      <w:pPr>
        <w:numPr>
          <w:ilvl w:val="0"/>
          <w:numId w:val="25"/>
        </w:numPr>
        <w:spacing w:line="360" w:lineRule="auto"/>
        <w:rPr>
          <w:ins w:id="312" w:author="Miłosz Stec" w:date="2025-10-28T23:06:00Z"/>
        </w:rPr>
      </w:pPr>
      <w:ins w:id="313" w:author="Miłosz Stec" w:date="2025-10-28T23:06:00Z">
        <w:r w:rsidRPr="00E05EF9">
          <w:t>Synchronizacja: przy wykryciu znanej sieci Wi-Fi system wysyła nieprzesłane rekordy do serwera. Potwierdzenie serwera usuwa lokalne kopie lub oznacza je jako zsynchronizowane.</w:t>
        </w:r>
      </w:ins>
    </w:p>
    <w:p w14:paraId="0000E910" w14:textId="77777777" w:rsidR="00E05EF9" w:rsidRPr="00E05EF9" w:rsidRDefault="00E05EF9" w:rsidP="00E05EF9">
      <w:pPr>
        <w:spacing w:line="360" w:lineRule="auto"/>
        <w:rPr>
          <w:ins w:id="314" w:author="Miłosz Stec" w:date="2025-10-28T23:06:00Z"/>
        </w:rPr>
      </w:pPr>
      <w:ins w:id="315" w:author="Miłosz Stec" w:date="2025-10-28T23:06:00Z">
        <w:r w:rsidRPr="00E05EF9">
          <w:t>Bezpieczeństwo i niezawodność</w:t>
        </w:r>
      </w:ins>
    </w:p>
    <w:p w14:paraId="3DF9C70E" w14:textId="77777777" w:rsidR="00E05EF9" w:rsidRPr="00E05EF9" w:rsidRDefault="00E05EF9" w:rsidP="00E05EF9">
      <w:pPr>
        <w:numPr>
          <w:ilvl w:val="0"/>
          <w:numId w:val="26"/>
        </w:numPr>
        <w:spacing w:line="360" w:lineRule="auto"/>
        <w:rPr>
          <w:ins w:id="316" w:author="Miłosz Stec" w:date="2025-10-28T23:06:00Z"/>
        </w:rPr>
      </w:pPr>
      <w:ins w:id="317" w:author="Miłosz Stec" w:date="2025-10-28T23:06:00Z">
        <w:r w:rsidRPr="00E05EF9">
          <w:t xml:space="preserve">Uwierzytelnianie do serwera: </w:t>
        </w:r>
        <w:proofErr w:type="spellStart"/>
        <w:r w:rsidRPr="00E05EF9">
          <w:t>token</w:t>
        </w:r>
        <w:proofErr w:type="spellEnd"/>
        <w:r w:rsidRPr="00E05EF9">
          <w:t xml:space="preserve"> API w </w:t>
        </w:r>
        <w:proofErr w:type="spellStart"/>
        <w:r w:rsidRPr="00E05EF9">
          <w:t>firmware</w:t>
        </w:r>
        <w:proofErr w:type="spellEnd"/>
        <w:r w:rsidRPr="00E05EF9">
          <w:t>.</w:t>
        </w:r>
      </w:ins>
    </w:p>
    <w:p w14:paraId="31CC09F9" w14:textId="01E35802" w:rsidR="00E05EF9" w:rsidRPr="00E05EF9" w:rsidRDefault="00E05EF9" w:rsidP="00E05EF9">
      <w:pPr>
        <w:numPr>
          <w:ilvl w:val="0"/>
          <w:numId w:val="26"/>
        </w:numPr>
        <w:spacing w:line="360" w:lineRule="auto"/>
        <w:rPr>
          <w:ins w:id="318" w:author="Miłosz Stec" w:date="2025-10-28T23:06:00Z"/>
        </w:rPr>
      </w:pPr>
      <w:ins w:id="319" w:author="Miłosz Stec" w:date="2025-10-28T23:06:00Z">
        <w:r w:rsidRPr="00E05EF9">
          <w:t xml:space="preserve">Mechanizmy odporne na błędy: kolejka zapisu, limit rozmiaru pliku, rotacja plików, </w:t>
        </w:r>
        <w:proofErr w:type="spellStart"/>
        <w:r w:rsidRPr="00E05EF9">
          <w:t>retry</w:t>
        </w:r>
        <w:proofErr w:type="spellEnd"/>
        <w:r w:rsidRPr="00E05EF9">
          <w:t xml:space="preserve"> połączeń.</w:t>
        </w:r>
      </w:ins>
    </w:p>
    <w:p w14:paraId="57CFBE43" w14:textId="77777777" w:rsidR="00E05EF9" w:rsidRPr="00E05EF9" w:rsidRDefault="00E05EF9" w:rsidP="00E05EF9">
      <w:pPr>
        <w:spacing w:line="360" w:lineRule="auto"/>
        <w:rPr>
          <w:ins w:id="320" w:author="Miłosz Stec" w:date="2025-10-28T23:06:00Z"/>
        </w:rPr>
      </w:pPr>
      <w:ins w:id="321" w:author="Miłosz Stec" w:date="2025-10-28T23:06:00Z">
        <w:r w:rsidRPr="00E05EF9">
          <w:t>Testy i metody oceny</w:t>
        </w:r>
      </w:ins>
    </w:p>
    <w:p w14:paraId="57C303CE" w14:textId="77777777" w:rsidR="00E05EF9" w:rsidRPr="00E05EF9" w:rsidRDefault="00E05EF9" w:rsidP="00E05EF9">
      <w:pPr>
        <w:numPr>
          <w:ilvl w:val="0"/>
          <w:numId w:val="28"/>
        </w:numPr>
        <w:spacing w:line="360" w:lineRule="auto"/>
        <w:rPr>
          <w:ins w:id="322" w:author="Miłosz Stec" w:date="2025-10-28T23:06:00Z"/>
        </w:rPr>
      </w:pPr>
      <w:ins w:id="323" w:author="Miłosz Stec" w:date="2025-10-28T23:06:00Z">
        <w:r w:rsidRPr="00E05EF9">
          <w:t xml:space="preserve">Testy funkcjonalne: poprawność odczytu GNSS, zapisu na SD, </w:t>
        </w:r>
        <w:proofErr w:type="spellStart"/>
        <w:r w:rsidRPr="00E05EF9">
          <w:t>przesyłu</w:t>
        </w:r>
        <w:proofErr w:type="spellEnd"/>
        <w:r w:rsidRPr="00E05EF9">
          <w:t xml:space="preserve"> do serwera.</w:t>
        </w:r>
      </w:ins>
    </w:p>
    <w:p w14:paraId="6F75CC27" w14:textId="77777777" w:rsidR="00E05EF9" w:rsidRPr="00E05EF9" w:rsidRDefault="00E05EF9" w:rsidP="00E05EF9">
      <w:pPr>
        <w:numPr>
          <w:ilvl w:val="0"/>
          <w:numId w:val="28"/>
        </w:numPr>
        <w:spacing w:line="360" w:lineRule="auto"/>
        <w:rPr>
          <w:ins w:id="324" w:author="Miłosz Stec" w:date="2025-10-28T23:06:00Z"/>
        </w:rPr>
      </w:pPr>
      <w:ins w:id="325" w:author="Miłosz Stec" w:date="2025-10-28T23:06:00Z">
        <w:r w:rsidRPr="00E05EF9">
          <w:t>Testy polowe: testy z jazdą próbna, porównanie trasy z referencją.</w:t>
        </w:r>
      </w:ins>
    </w:p>
    <w:p w14:paraId="1525D79A" w14:textId="77777777" w:rsidR="00E05EF9" w:rsidRPr="00E05EF9" w:rsidRDefault="00E05EF9" w:rsidP="00E05EF9">
      <w:pPr>
        <w:numPr>
          <w:ilvl w:val="0"/>
          <w:numId w:val="28"/>
        </w:numPr>
        <w:spacing w:line="360" w:lineRule="auto"/>
        <w:rPr>
          <w:ins w:id="326" w:author="Miłosz Stec" w:date="2025-10-28T23:06:00Z"/>
        </w:rPr>
      </w:pPr>
      <w:ins w:id="327" w:author="Miłosz Stec" w:date="2025-10-28T23:06:00Z">
        <w:r w:rsidRPr="00E05EF9">
          <w:t>Testy trwałości: czas pracy na baterii, odporność na restart.</w:t>
        </w:r>
      </w:ins>
    </w:p>
    <w:p w14:paraId="67CCE3EB" w14:textId="77777777" w:rsidR="00E05EF9" w:rsidRDefault="00E05EF9" w:rsidP="00E05EF9">
      <w:pPr>
        <w:numPr>
          <w:ilvl w:val="0"/>
          <w:numId w:val="28"/>
        </w:numPr>
        <w:spacing w:line="360" w:lineRule="auto"/>
        <w:rPr>
          <w:ins w:id="328" w:author="Miłosz Stec" w:date="2025-11-20T11:10:00Z"/>
        </w:rPr>
      </w:pPr>
      <w:ins w:id="329" w:author="Miłosz Stec" w:date="2025-10-28T23:06:00Z">
        <w:r w:rsidRPr="00E05EF9">
          <w:lastRenderedPageBreak/>
          <w:t xml:space="preserve">Metryki: czas opóźnienia </w:t>
        </w:r>
        <w:proofErr w:type="spellStart"/>
        <w:r w:rsidRPr="00E05EF9">
          <w:t>przesyłu</w:t>
        </w:r>
        <w:proofErr w:type="spellEnd"/>
        <w:r w:rsidRPr="00E05EF9">
          <w:t>, współczynnik utraconych rekordów, średni błąd pozycji (jeśli dostępne dane referencyjne), czas pracy na baterii.</w:t>
        </w:r>
      </w:ins>
    </w:p>
    <w:p w14:paraId="398D7673" w14:textId="77777777" w:rsidR="00A7634D" w:rsidRDefault="00A7634D" w:rsidP="00A7634D">
      <w:pPr>
        <w:spacing w:line="360" w:lineRule="auto"/>
        <w:rPr>
          <w:ins w:id="330" w:author="Miłosz Stec" w:date="2025-11-20T11:10:00Z"/>
        </w:rPr>
      </w:pPr>
    </w:p>
    <w:p w14:paraId="3CE6DAA3" w14:textId="77777777" w:rsidR="00A7634D" w:rsidRDefault="00A7634D" w:rsidP="00A7634D">
      <w:pPr>
        <w:spacing w:line="360" w:lineRule="auto"/>
        <w:rPr>
          <w:ins w:id="331" w:author="Miłosz Stec" w:date="2025-11-20T11:10:00Z"/>
        </w:rPr>
      </w:pPr>
    </w:p>
    <w:p w14:paraId="6E567F59" w14:textId="77777777" w:rsidR="001A12E2" w:rsidRPr="001A12E2" w:rsidRDefault="001A12E2">
      <w:pPr>
        <w:spacing w:line="360" w:lineRule="auto"/>
        <w:rPr>
          <w:ins w:id="332" w:author="Miłosz Stec" w:date="2025-10-28T22:15:00Z"/>
        </w:rPr>
        <w:pPrChange w:id="333" w:author="Miłosz Stec" w:date="2025-10-28T22:44:00Z">
          <w:pPr>
            <w:pStyle w:val="Tytu"/>
            <w:numPr>
              <w:numId w:val="11"/>
            </w:numPr>
            <w:ind w:left="720" w:hanging="360"/>
          </w:pPr>
        </w:pPrChange>
      </w:pPr>
    </w:p>
    <w:p w14:paraId="3DD295CD" w14:textId="309CF2C6" w:rsidR="00264757" w:rsidRDefault="00264757">
      <w:pPr>
        <w:pStyle w:val="Tytu"/>
        <w:numPr>
          <w:ilvl w:val="0"/>
          <w:numId w:val="11"/>
        </w:numPr>
        <w:spacing w:line="360" w:lineRule="auto"/>
        <w:rPr>
          <w:ins w:id="334" w:author="Miłosz Stec" w:date="2025-10-28T22:18:00Z"/>
        </w:rPr>
        <w:pPrChange w:id="335" w:author="Miłosz Stec" w:date="2025-10-28T22:44:00Z">
          <w:pPr>
            <w:pStyle w:val="Tytu"/>
            <w:numPr>
              <w:numId w:val="11"/>
            </w:numPr>
            <w:ind w:left="720" w:hanging="360"/>
          </w:pPr>
        </w:pPrChange>
      </w:pPr>
      <w:ins w:id="336" w:author="Miłosz Stec" w:date="2025-10-28T22:15:00Z">
        <w:r>
          <w:t>Podsumowanie i wnioski</w:t>
        </w:r>
      </w:ins>
    </w:p>
    <w:p w14:paraId="0953054B" w14:textId="77777777" w:rsidR="00E05EF9" w:rsidRPr="00E05EF9" w:rsidRDefault="00E05EF9" w:rsidP="00E05EF9">
      <w:pPr>
        <w:spacing w:line="360" w:lineRule="auto"/>
        <w:rPr>
          <w:ins w:id="337" w:author="Miłosz Stec" w:date="2025-10-28T23:05:00Z"/>
        </w:rPr>
      </w:pPr>
      <w:ins w:id="338" w:author="Miłosz Stec" w:date="2025-10-28T23:05:00Z">
        <w:r w:rsidRPr="00E05EF9">
          <w:t>Podsumowanie wykonanej pracy</w:t>
        </w:r>
      </w:ins>
    </w:p>
    <w:p w14:paraId="50FED02F" w14:textId="77777777" w:rsidR="00E05EF9" w:rsidRPr="00E05EF9" w:rsidRDefault="00E05EF9" w:rsidP="00E05EF9">
      <w:pPr>
        <w:numPr>
          <w:ilvl w:val="0"/>
          <w:numId w:val="19"/>
        </w:numPr>
        <w:spacing w:line="360" w:lineRule="auto"/>
        <w:rPr>
          <w:ins w:id="339" w:author="Miłosz Stec" w:date="2025-10-28T23:05:00Z"/>
        </w:rPr>
      </w:pPr>
      <w:ins w:id="340" w:author="Miłosz Stec" w:date="2025-10-28T23:05:00Z">
        <w:r w:rsidRPr="00E05EF9">
          <w:t>Zrealizowano prototyp systemu lokalizacji oparty na ESP32 z zapisem na SD i mechanizmem synchronizacji przez Wi-Fi.</w:t>
        </w:r>
      </w:ins>
    </w:p>
    <w:p w14:paraId="5A856EEB" w14:textId="77777777" w:rsidR="00E05EF9" w:rsidRPr="00E05EF9" w:rsidRDefault="00E05EF9" w:rsidP="00E05EF9">
      <w:pPr>
        <w:numPr>
          <w:ilvl w:val="0"/>
          <w:numId w:val="19"/>
        </w:numPr>
        <w:spacing w:line="360" w:lineRule="auto"/>
        <w:rPr>
          <w:ins w:id="341" w:author="Miłosz Stec" w:date="2025-10-28T23:05:00Z"/>
        </w:rPr>
      </w:pPr>
      <w:ins w:id="342" w:author="Miłosz Stec" w:date="2025-10-28T23:05:00Z">
        <w:r w:rsidRPr="00E05EF9">
          <w:t>Prototyp spełnia założenia funkcjonalne. System rejestruje dane GNSS i przesyła je do serwera.</w:t>
        </w:r>
      </w:ins>
    </w:p>
    <w:p w14:paraId="4BFD1106" w14:textId="77777777" w:rsidR="00E05EF9" w:rsidRPr="00E05EF9" w:rsidRDefault="00E05EF9" w:rsidP="00E05EF9">
      <w:pPr>
        <w:spacing w:line="360" w:lineRule="auto"/>
        <w:rPr>
          <w:ins w:id="343" w:author="Miłosz Stec" w:date="2025-10-28T23:05:00Z"/>
        </w:rPr>
      </w:pPr>
      <w:ins w:id="344" w:author="Miłosz Stec" w:date="2025-10-28T23:05:00Z">
        <w:r w:rsidRPr="00E05EF9">
          <w:t>Wnioski techniczne</w:t>
        </w:r>
      </w:ins>
    </w:p>
    <w:p w14:paraId="46830359" w14:textId="77777777" w:rsidR="00E05EF9" w:rsidRPr="00E05EF9" w:rsidRDefault="00E05EF9" w:rsidP="00E05EF9">
      <w:pPr>
        <w:numPr>
          <w:ilvl w:val="0"/>
          <w:numId w:val="20"/>
        </w:numPr>
        <w:spacing w:line="360" w:lineRule="auto"/>
        <w:rPr>
          <w:ins w:id="345" w:author="Miłosz Stec" w:date="2025-10-28T23:05:00Z"/>
        </w:rPr>
      </w:pPr>
      <w:ins w:id="346" w:author="Miłosz Stec" w:date="2025-10-28T23:05:00Z">
        <w:r w:rsidRPr="00E05EF9">
          <w:t>ESP32 jest wystarczającą platformą do prototypowych rozwiązań lokalizacyjnych.</w:t>
        </w:r>
      </w:ins>
    </w:p>
    <w:p w14:paraId="2B2443F3" w14:textId="77777777" w:rsidR="00E05EF9" w:rsidRPr="00E05EF9" w:rsidRDefault="00E05EF9" w:rsidP="00E05EF9">
      <w:pPr>
        <w:numPr>
          <w:ilvl w:val="0"/>
          <w:numId w:val="20"/>
        </w:numPr>
        <w:spacing w:line="360" w:lineRule="auto"/>
        <w:rPr>
          <w:ins w:id="347" w:author="Miłosz Stec" w:date="2025-10-28T23:05:00Z"/>
        </w:rPr>
      </w:pPr>
      <w:ins w:id="348" w:author="Miłosz Stec" w:date="2025-10-28T23:05:00Z">
        <w:r w:rsidRPr="00E05EF9">
          <w:t>Wi-Fi zapewnia tanią synchronizację okresową. Dla ciągłej telemetrii konieczny jest modem komórkowy.</w:t>
        </w:r>
      </w:ins>
    </w:p>
    <w:p w14:paraId="294F9A38" w14:textId="77777777" w:rsidR="00E05EF9" w:rsidRPr="00E05EF9" w:rsidRDefault="00E05EF9" w:rsidP="00E05EF9">
      <w:pPr>
        <w:numPr>
          <w:ilvl w:val="0"/>
          <w:numId w:val="20"/>
        </w:numPr>
        <w:spacing w:line="360" w:lineRule="auto"/>
        <w:rPr>
          <w:ins w:id="349" w:author="Miłosz Stec" w:date="2025-10-28T23:05:00Z"/>
        </w:rPr>
      </w:pPr>
      <w:ins w:id="350" w:author="Miłosz Stec" w:date="2025-10-28T23:05:00Z">
        <w:r w:rsidRPr="00E05EF9">
          <w:t>Integracja OBD2 jest możliwa, wymaga jednak dodatkowego dostosowania protokołów i zabezpieczeń.</w:t>
        </w:r>
      </w:ins>
    </w:p>
    <w:p w14:paraId="6DDC211F" w14:textId="77777777" w:rsidR="00E05EF9" w:rsidRPr="00E05EF9" w:rsidRDefault="00E05EF9" w:rsidP="00E05EF9">
      <w:pPr>
        <w:spacing w:line="360" w:lineRule="auto"/>
        <w:rPr>
          <w:ins w:id="351" w:author="Miłosz Stec" w:date="2025-10-28T23:05:00Z"/>
        </w:rPr>
      </w:pPr>
      <w:ins w:id="352" w:author="Miłosz Stec" w:date="2025-10-28T23:05:00Z">
        <w:r w:rsidRPr="00E05EF9">
          <w:t>Rekomendacje dalszych prac</w:t>
        </w:r>
      </w:ins>
    </w:p>
    <w:p w14:paraId="30EF86BE" w14:textId="77777777" w:rsidR="00E05EF9" w:rsidRPr="00E05EF9" w:rsidRDefault="00E05EF9" w:rsidP="00E05EF9">
      <w:pPr>
        <w:numPr>
          <w:ilvl w:val="0"/>
          <w:numId w:val="21"/>
        </w:numPr>
        <w:spacing w:line="360" w:lineRule="auto"/>
        <w:rPr>
          <w:ins w:id="353" w:author="Miłosz Stec" w:date="2025-10-28T23:05:00Z"/>
        </w:rPr>
      </w:pPr>
      <w:ins w:id="354" w:author="Miłosz Stec" w:date="2025-10-28T23:05:00Z">
        <w:r w:rsidRPr="00E05EF9">
          <w:t>Dodanie łączności komórkowej (LTE/NB-</w:t>
        </w:r>
        <w:proofErr w:type="spellStart"/>
        <w:r w:rsidRPr="00E05EF9">
          <w:t>IoT</w:t>
        </w:r>
        <w:proofErr w:type="spellEnd"/>
        <w:r w:rsidRPr="00E05EF9">
          <w:t>) dla ciągłego śledzenia.</w:t>
        </w:r>
      </w:ins>
    </w:p>
    <w:p w14:paraId="7010F0D3" w14:textId="77777777" w:rsidR="00E05EF9" w:rsidRPr="00E05EF9" w:rsidRDefault="00E05EF9" w:rsidP="00E05EF9">
      <w:pPr>
        <w:numPr>
          <w:ilvl w:val="0"/>
          <w:numId w:val="21"/>
        </w:numPr>
        <w:spacing w:line="360" w:lineRule="auto"/>
        <w:rPr>
          <w:ins w:id="355" w:author="Miłosz Stec" w:date="2025-10-28T23:05:00Z"/>
        </w:rPr>
      </w:pPr>
      <w:ins w:id="356" w:author="Miłosz Stec" w:date="2025-10-28T23:05:00Z">
        <w:r w:rsidRPr="00E05EF9">
          <w:t>Kalibracja i testy porównawcze z odniesieniem do pomiarów RTK lub innych systemów referencyjnych.</w:t>
        </w:r>
      </w:ins>
    </w:p>
    <w:p w14:paraId="54F3CBA2" w14:textId="77777777" w:rsidR="00E05EF9" w:rsidRPr="00E05EF9" w:rsidRDefault="00E05EF9" w:rsidP="00E05EF9">
      <w:pPr>
        <w:numPr>
          <w:ilvl w:val="0"/>
          <w:numId w:val="21"/>
        </w:numPr>
        <w:spacing w:line="360" w:lineRule="auto"/>
        <w:rPr>
          <w:ins w:id="357" w:author="Miłosz Stec" w:date="2025-10-28T23:05:00Z"/>
        </w:rPr>
      </w:pPr>
      <w:ins w:id="358" w:author="Miłosz Stec" w:date="2025-10-28T23:05:00Z">
        <w:r w:rsidRPr="00E05EF9">
          <w:t>Optymalizacja zużycia energii i trybów uśpienia.</w:t>
        </w:r>
      </w:ins>
    </w:p>
    <w:p w14:paraId="27D7DECB" w14:textId="77777777" w:rsidR="00E05EF9" w:rsidRPr="00E05EF9" w:rsidRDefault="00E05EF9" w:rsidP="00E05EF9">
      <w:pPr>
        <w:numPr>
          <w:ilvl w:val="0"/>
          <w:numId w:val="21"/>
        </w:numPr>
        <w:spacing w:line="360" w:lineRule="auto"/>
        <w:rPr>
          <w:ins w:id="359" w:author="Miłosz Stec" w:date="2025-10-28T23:05:00Z"/>
        </w:rPr>
      </w:pPr>
      <w:ins w:id="360" w:author="Miłosz Stec" w:date="2025-10-28T23:05:00Z">
        <w:r w:rsidRPr="00E05EF9">
          <w:t>Rozszerzenie systemu o mechanizmy bezpieczeństwa i prywatności (szyfrowanie, kontrola dostępu).</w:t>
        </w:r>
      </w:ins>
    </w:p>
    <w:p w14:paraId="72992D18" w14:textId="77777777" w:rsidR="00264757" w:rsidRPr="00264757" w:rsidRDefault="00264757">
      <w:pPr>
        <w:spacing w:line="360" w:lineRule="auto"/>
        <w:rPr>
          <w:ins w:id="361" w:author="Miłosz Stec" w:date="2025-10-28T22:14:00Z"/>
        </w:rPr>
        <w:pPrChange w:id="362" w:author="Miłosz Stec" w:date="2025-10-28T22:44:00Z">
          <w:pPr>
            <w:pStyle w:val="Tytu"/>
            <w:numPr>
              <w:numId w:val="11"/>
            </w:numPr>
            <w:ind w:left="720" w:hanging="360"/>
          </w:pPr>
        </w:pPrChange>
      </w:pPr>
    </w:p>
    <w:p w14:paraId="0DEC356F" w14:textId="482F22BD" w:rsidR="00264757" w:rsidRPr="00E05EF9" w:rsidRDefault="00264757">
      <w:pPr>
        <w:pStyle w:val="Tytu"/>
        <w:numPr>
          <w:ilvl w:val="0"/>
          <w:numId w:val="11"/>
        </w:numPr>
        <w:spacing w:line="360" w:lineRule="auto"/>
        <w:rPr>
          <w:ins w:id="363" w:author="Miłosz Stec" w:date="2025-10-28T23:05:00Z"/>
          <w:rPrChange w:id="364" w:author="Miłosz Stec" w:date="2025-10-28T23:06:00Z">
            <w:rPr>
              <w:ins w:id="365" w:author="Miłosz Stec" w:date="2025-10-28T23:05:00Z"/>
              <w:rFonts w:eastAsia="Calibri"/>
            </w:rPr>
          </w:rPrChange>
        </w:rPr>
        <w:pPrChange w:id="366" w:author="Miłosz Stec" w:date="2025-10-28T22:44:00Z">
          <w:pPr>
            <w:spacing w:line="360" w:lineRule="auto"/>
          </w:pPr>
        </w:pPrChange>
      </w:pPr>
      <w:ins w:id="367" w:author="Miłosz Stec" w:date="2025-10-28T22:14:00Z">
        <w:r>
          <w:lastRenderedPageBreak/>
          <w:t>Wykaz Publikacji</w:t>
        </w:r>
      </w:ins>
    </w:p>
    <w:p w14:paraId="6E21E1A0" w14:textId="1644E138" w:rsidR="00E05EF9" w:rsidRPr="00E05EF9" w:rsidRDefault="00E05EF9" w:rsidP="00E05EF9">
      <w:pPr>
        <w:spacing w:line="360" w:lineRule="auto"/>
        <w:rPr>
          <w:ins w:id="368" w:author="Miłosz Stec" w:date="2025-10-28T23:05:00Z"/>
          <w:rFonts w:eastAsia="Calibri"/>
        </w:rPr>
      </w:pPr>
      <w:ins w:id="369" w:author="Miłosz Stec" w:date="2025-10-28T23:05:00Z">
        <w:r w:rsidRPr="00E05EF9">
          <w:rPr>
            <w:rFonts w:eastAsia="Calibri"/>
          </w:rPr>
          <w:t>  Dokumentacja ESP32. (</w:t>
        </w:r>
        <w:proofErr w:type="spellStart"/>
        <w:r w:rsidRPr="00E05EF9">
          <w:rPr>
            <w:rFonts w:eastAsia="Calibri"/>
          </w:rPr>
          <w:t>datasheet</w:t>
        </w:r>
        <w:proofErr w:type="spellEnd"/>
        <w:r w:rsidRPr="00E05EF9">
          <w:rPr>
            <w:rFonts w:eastAsia="Calibri"/>
          </w:rPr>
          <w:t xml:space="preserve"> producenta).</w:t>
        </w:r>
      </w:ins>
    </w:p>
    <w:p w14:paraId="24D996BC" w14:textId="77777777" w:rsidR="00E05EF9" w:rsidRPr="00E05EF9" w:rsidRDefault="00E05EF9" w:rsidP="00E05EF9">
      <w:pPr>
        <w:spacing w:line="360" w:lineRule="auto"/>
        <w:rPr>
          <w:ins w:id="370" w:author="Miłosz Stec" w:date="2025-10-28T23:05:00Z"/>
          <w:rFonts w:eastAsia="Calibri"/>
        </w:rPr>
      </w:pPr>
      <w:ins w:id="371" w:author="Miłosz Stec" w:date="2025-10-28T23:05:00Z">
        <w:r w:rsidRPr="00E05EF9">
          <w:rPr>
            <w:rFonts w:eastAsia="Calibri"/>
          </w:rPr>
          <w:t>  NMEA 0183 — protokół danych GNSS.</w:t>
        </w:r>
      </w:ins>
    </w:p>
    <w:p w14:paraId="4A787B72" w14:textId="77777777" w:rsidR="00E05EF9" w:rsidRPr="00E05EF9" w:rsidRDefault="00E05EF9" w:rsidP="00E05EF9">
      <w:pPr>
        <w:spacing w:line="360" w:lineRule="auto"/>
        <w:rPr>
          <w:ins w:id="372" w:author="Miłosz Stec" w:date="2025-10-28T23:05:00Z"/>
          <w:rFonts w:eastAsia="Calibri"/>
        </w:rPr>
      </w:pPr>
      <w:ins w:id="373" w:author="Miłosz Stec" w:date="2025-10-28T23:05:00Z">
        <w:r w:rsidRPr="00E05EF9">
          <w:rPr>
            <w:rFonts w:eastAsia="Calibri"/>
          </w:rPr>
          <w:t>  ISO 15765-4 / SAE J1979 — specyfikacje OBD2 (protokół CAN dla diagnostyki).</w:t>
        </w:r>
      </w:ins>
    </w:p>
    <w:p w14:paraId="0B249364" w14:textId="77777777" w:rsidR="00E05EF9" w:rsidRPr="00E05EF9" w:rsidRDefault="00E05EF9" w:rsidP="00E05EF9">
      <w:pPr>
        <w:spacing w:line="360" w:lineRule="auto"/>
        <w:rPr>
          <w:ins w:id="374" w:author="Miłosz Stec" w:date="2025-10-28T23:05:00Z"/>
          <w:rFonts w:eastAsia="Calibri"/>
        </w:rPr>
      </w:pPr>
      <w:ins w:id="375" w:author="Miłosz Stec" w:date="2025-10-28T23:05:00Z">
        <w:r w:rsidRPr="00E05EF9">
          <w:rPr>
            <w:rFonts w:eastAsia="Calibri"/>
          </w:rPr>
          <w:t xml:space="preserve">  Materiały o </w:t>
        </w:r>
        <w:proofErr w:type="spellStart"/>
        <w:r w:rsidRPr="00E05EF9">
          <w:rPr>
            <w:rFonts w:eastAsia="Calibri"/>
          </w:rPr>
          <w:t>TinyGPSPlus</w:t>
        </w:r>
        <w:proofErr w:type="spellEnd"/>
        <w:r w:rsidRPr="00E05EF9">
          <w:rPr>
            <w:rFonts w:eastAsia="Calibri"/>
          </w:rPr>
          <w:t xml:space="preserve"> i </w:t>
        </w:r>
        <w:proofErr w:type="spellStart"/>
        <w:r w:rsidRPr="00E05EF9">
          <w:rPr>
            <w:rFonts w:eastAsia="Calibri"/>
          </w:rPr>
          <w:t>ArduinoJson</w:t>
        </w:r>
        <w:proofErr w:type="spellEnd"/>
        <w:r w:rsidRPr="00E05EF9">
          <w:rPr>
            <w:rFonts w:eastAsia="Calibri"/>
          </w:rPr>
          <w:t xml:space="preserve"> (repozytoria i przykłady).</w:t>
        </w:r>
      </w:ins>
    </w:p>
    <w:p w14:paraId="1537280A" w14:textId="77777777" w:rsidR="00E05EF9" w:rsidRPr="00E05EF9" w:rsidRDefault="00E05EF9" w:rsidP="00E05EF9">
      <w:pPr>
        <w:spacing w:line="360" w:lineRule="auto"/>
        <w:rPr>
          <w:ins w:id="376" w:author="Miłosz Stec" w:date="2025-10-28T23:05:00Z"/>
          <w:rFonts w:eastAsia="Calibri"/>
        </w:rPr>
      </w:pPr>
      <w:ins w:id="377" w:author="Miłosz Stec" w:date="2025-10-28T23:05:00Z">
        <w:r w:rsidRPr="00E05EF9">
          <w:rPr>
            <w:rFonts w:eastAsia="Calibri"/>
          </w:rPr>
          <w:t>  Artykuły naukowe i techniczne dotyczące pomiarów GNSS i dokładności lokalizacji.</w:t>
        </w:r>
        <w:r w:rsidRPr="00E05EF9">
          <w:rPr>
            <w:rFonts w:eastAsia="Calibri"/>
          </w:rPr>
          <w:br/>
          <w:t>(Uzupełnij o konkretne publikacje, normy i linki podczas finalizacji pracy.)</w:t>
        </w:r>
      </w:ins>
    </w:p>
    <w:p w14:paraId="60B38282" w14:textId="77777777" w:rsidR="00E05EF9" w:rsidRPr="00264757" w:rsidRDefault="00E05EF9">
      <w:pPr>
        <w:spacing w:line="360" w:lineRule="auto"/>
        <w:rPr>
          <w:ins w:id="378" w:author="Miłosz Stec" w:date="2025-10-28T22:14:00Z"/>
          <w:rFonts w:eastAsia="Calibri"/>
        </w:rPr>
        <w:pPrChange w:id="379" w:author="Miłosz Stec" w:date="2025-10-28T22:44:00Z">
          <w:pPr/>
        </w:pPrChange>
      </w:pPr>
    </w:p>
    <w:p w14:paraId="46DF92DD" w14:textId="2E0A690A" w:rsidR="00264757" w:rsidRDefault="00264757">
      <w:pPr>
        <w:pStyle w:val="Tytu"/>
        <w:numPr>
          <w:ilvl w:val="0"/>
          <w:numId w:val="11"/>
        </w:numPr>
        <w:spacing w:line="360" w:lineRule="auto"/>
        <w:rPr>
          <w:ins w:id="380" w:author="Miłosz Stec" w:date="2025-10-28T22:18:00Z"/>
        </w:rPr>
        <w:pPrChange w:id="381" w:author="Miłosz Stec" w:date="2025-10-28T22:44:00Z">
          <w:pPr>
            <w:pStyle w:val="Tytu"/>
            <w:numPr>
              <w:numId w:val="11"/>
            </w:numPr>
            <w:ind w:left="720" w:hanging="360"/>
          </w:pPr>
        </w:pPrChange>
      </w:pPr>
      <w:ins w:id="382" w:author="Miłosz Stec" w:date="2025-10-28T22:14:00Z">
        <w:r>
          <w:t>Załączniki</w:t>
        </w:r>
      </w:ins>
    </w:p>
    <w:p w14:paraId="0323B849" w14:textId="77777777" w:rsidR="00264757" w:rsidRPr="00264757" w:rsidRDefault="00264757">
      <w:pPr>
        <w:spacing w:line="360" w:lineRule="auto"/>
        <w:rPr>
          <w:rFonts w:eastAsia="Calibri"/>
          <w:rPrChange w:id="383" w:author="Miłosz Stec" w:date="2025-10-28T22:18:00Z">
            <w:rPr>
              <w:rFonts w:ascii="Titillium" w:eastAsia="Calibri" w:hAnsi="Titillium"/>
            </w:rPr>
          </w:rPrChange>
        </w:rPr>
        <w:pPrChange w:id="384" w:author="Miłosz Stec" w:date="2025-10-28T22:44:00Z">
          <w:pPr>
            <w:spacing w:after="0" w:line="240" w:lineRule="auto"/>
            <w:jc w:val="center"/>
          </w:pPr>
        </w:pPrChange>
      </w:pPr>
    </w:p>
    <w:sectPr w:rsidR="00264757" w:rsidRPr="00264757" w:rsidSect="00156587">
      <w:headerReference w:type="default" r:id="rId9"/>
      <w:footerReference w:type="default" r:id="rId10"/>
      <w:pgSz w:w="11906" w:h="16838" w:code="9"/>
      <w:pgMar w:top="1418" w:right="1418" w:bottom="1418" w:left="1418" w:header="709" w:footer="709" w:gutter="567"/>
      <w:cols w:space="708"/>
      <w:docGrid w:linePitch="360"/>
      <w:sectPrChange w:id="387" w:author="Miłosz Stec" w:date="2025-10-28T22:00:00Z">
        <w:sectPr w:rsidR="00264757" w:rsidRPr="00264757" w:rsidSect="00156587">
          <w:pgSz w:code="0"/>
          <w:pgMar w:top="1417" w:right="1417" w:bottom="1417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77A42" w14:textId="77777777" w:rsidR="00CC1F53" w:rsidRDefault="00CC1F53" w:rsidP="004677F7">
      <w:pPr>
        <w:spacing w:after="0" w:line="240" w:lineRule="auto"/>
      </w:pPr>
      <w:r>
        <w:separator/>
      </w:r>
    </w:p>
  </w:endnote>
  <w:endnote w:type="continuationSeparator" w:id="0">
    <w:p w14:paraId="49015A6C" w14:textId="77777777" w:rsidR="00CC1F53" w:rsidRDefault="00CC1F53" w:rsidP="00467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tillium">
    <w:altName w:val="Arial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4CB5D" w14:textId="77777777" w:rsidR="006A4FDD" w:rsidRDefault="006A4FDD">
    <w:pPr>
      <w:pStyle w:val="Stopka"/>
      <w:jc w:val="center"/>
      <w:rPr>
        <w:ins w:id="385" w:author="Miłosz Stec" w:date="2025-10-28T21:53:00Z"/>
      </w:rPr>
    </w:pPr>
    <w:ins w:id="386" w:author="Miłosz Stec" w:date="2025-10-28T21:53:00Z">
      <w:r>
        <w:fldChar w:fldCharType="begin"/>
      </w:r>
      <w:r>
        <w:instrText>PAGE   \* MERGEFORMAT</w:instrText>
      </w:r>
      <w:r>
        <w:fldChar w:fldCharType="separate"/>
      </w:r>
      <w:r>
        <w:t>2</w:t>
      </w:r>
      <w:r>
        <w:fldChar w:fldCharType="end"/>
      </w:r>
    </w:ins>
  </w:p>
  <w:p w14:paraId="61F90534" w14:textId="77777777" w:rsidR="00BD6504" w:rsidRDefault="00BD650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80BD8" w14:textId="77777777" w:rsidR="00CC1F53" w:rsidRDefault="00CC1F53" w:rsidP="004677F7">
      <w:pPr>
        <w:spacing w:after="0" w:line="240" w:lineRule="auto"/>
      </w:pPr>
      <w:r>
        <w:separator/>
      </w:r>
    </w:p>
  </w:footnote>
  <w:footnote w:type="continuationSeparator" w:id="0">
    <w:p w14:paraId="491B20F9" w14:textId="77777777" w:rsidR="00CC1F53" w:rsidRDefault="00CC1F53" w:rsidP="004677F7">
      <w:pPr>
        <w:spacing w:after="0" w:line="240" w:lineRule="auto"/>
      </w:pPr>
      <w:r>
        <w:continuationSeparator/>
      </w:r>
    </w:p>
  </w:footnote>
  <w:footnote w:id="1">
    <w:p w14:paraId="086607E2" w14:textId="77777777" w:rsidR="004677F7" w:rsidDel="00592FF4" w:rsidRDefault="004677F7" w:rsidP="00664C47">
      <w:pPr>
        <w:pStyle w:val="Tekstprzypisudolnego"/>
        <w:spacing w:after="120"/>
        <w:rPr>
          <w:del w:id="27" w:author="Miłosz Stec" w:date="2025-10-28T21:43:00Z"/>
        </w:rPr>
      </w:pPr>
      <w:del w:id="28" w:author="Miłosz Stec" w:date="2025-10-28T21:43:00Z">
        <w:r w:rsidDel="00592FF4">
          <w:rPr>
            <w:rStyle w:val="Odwoanieprzypisudolnego"/>
          </w:rPr>
          <w:footnoteRef/>
        </w:r>
        <w:r w:rsidDel="00592FF4">
          <w:delText xml:space="preserve"> Niepotrzebne usunąć</w:delText>
        </w:r>
      </w:del>
    </w:p>
  </w:footnote>
  <w:footnote w:id="2">
    <w:p w14:paraId="4D492499" w14:textId="77777777" w:rsidR="00664C47" w:rsidDel="00592FF4" w:rsidRDefault="00664C47" w:rsidP="00664C47">
      <w:pPr>
        <w:pStyle w:val="Tekstprzypisudolnego"/>
        <w:spacing w:after="120"/>
        <w:rPr>
          <w:del w:id="50" w:author="Miłosz Stec" w:date="2025-10-28T21:43:00Z"/>
        </w:rPr>
      </w:pPr>
      <w:del w:id="51" w:author="Miłosz Stec" w:date="2025-10-28T21:43:00Z">
        <w:r w:rsidDel="00592FF4">
          <w:rPr>
            <w:rStyle w:val="Odwoanieprzypisudolnego"/>
          </w:rPr>
          <w:footnoteRef/>
        </w:r>
        <w:r w:rsidDel="00592FF4">
          <w:delText xml:space="preserve"> Jeżeli praca została napisana w języku innym niż język polski</w:delText>
        </w:r>
      </w:del>
    </w:p>
  </w:footnote>
  <w:footnote w:id="3">
    <w:p w14:paraId="0A0DD499" w14:textId="77777777" w:rsidR="00664C47" w:rsidDel="00592FF4" w:rsidRDefault="00664C47" w:rsidP="00664C47">
      <w:pPr>
        <w:pStyle w:val="Tekstprzypisudolnego"/>
        <w:spacing w:after="120"/>
        <w:rPr>
          <w:del w:id="63" w:author="Miłosz Stec" w:date="2025-10-28T21:43:00Z"/>
        </w:rPr>
      </w:pPr>
      <w:del w:id="64" w:author="Miłosz Stec" w:date="2025-10-28T21:43:00Z">
        <w:r w:rsidDel="00592FF4">
          <w:rPr>
            <w:rStyle w:val="Odwoanieprzypisudolnego"/>
          </w:rPr>
          <w:footnoteRef/>
        </w:r>
        <w:r w:rsidDel="00592FF4">
          <w:delText xml:space="preserve"> Jeżeli praca została napisana w języku innym niż język angielski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EA3F0" w14:textId="77777777" w:rsidR="004639FD" w:rsidRPr="004639FD" w:rsidRDefault="004639FD" w:rsidP="004639FD">
    <w:pPr>
      <w:pStyle w:val="Nagwek"/>
      <w:jc w:val="right"/>
      <w:rPr>
        <w:rFonts w:ascii="Verdana" w:hAnsi="Verdana"/>
        <w:i/>
        <w:sz w:val="16"/>
        <w:szCs w:val="16"/>
      </w:rPr>
    </w:pPr>
    <w:r>
      <w:rPr>
        <w:rFonts w:ascii="Verdana" w:hAnsi="Verdana"/>
        <w:i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7DE4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E2804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1E4C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5409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398B0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1EB28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362639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063FE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6D0CF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C6F3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6D794D"/>
    <w:multiLevelType w:val="multilevel"/>
    <w:tmpl w:val="C5B2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C7F2B"/>
    <w:multiLevelType w:val="multilevel"/>
    <w:tmpl w:val="ACC8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32624"/>
    <w:multiLevelType w:val="multilevel"/>
    <w:tmpl w:val="F1A2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D3461"/>
    <w:multiLevelType w:val="multilevel"/>
    <w:tmpl w:val="321C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C38F0"/>
    <w:multiLevelType w:val="multilevel"/>
    <w:tmpl w:val="3C64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753AB"/>
    <w:multiLevelType w:val="multilevel"/>
    <w:tmpl w:val="0E9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B6C73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6925DFF"/>
    <w:multiLevelType w:val="multilevel"/>
    <w:tmpl w:val="7FD8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9240E4"/>
    <w:multiLevelType w:val="multilevel"/>
    <w:tmpl w:val="6BA6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A1641"/>
    <w:multiLevelType w:val="multilevel"/>
    <w:tmpl w:val="03A8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A2934"/>
    <w:multiLevelType w:val="multilevel"/>
    <w:tmpl w:val="BC7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C6696"/>
    <w:multiLevelType w:val="multilevel"/>
    <w:tmpl w:val="938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E382D"/>
    <w:multiLevelType w:val="multilevel"/>
    <w:tmpl w:val="998E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72099"/>
    <w:multiLevelType w:val="multilevel"/>
    <w:tmpl w:val="A136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05F9C"/>
    <w:multiLevelType w:val="multilevel"/>
    <w:tmpl w:val="3B62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B3251"/>
    <w:multiLevelType w:val="multilevel"/>
    <w:tmpl w:val="66842C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65CE5D17"/>
    <w:multiLevelType w:val="multilevel"/>
    <w:tmpl w:val="0E6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D136C"/>
    <w:multiLevelType w:val="multilevel"/>
    <w:tmpl w:val="89D0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85DE5"/>
    <w:multiLevelType w:val="multilevel"/>
    <w:tmpl w:val="C82E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350618"/>
    <w:multiLevelType w:val="multilevel"/>
    <w:tmpl w:val="1214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20CF2"/>
    <w:multiLevelType w:val="multilevel"/>
    <w:tmpl w:val="C45A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BE24B7"/>
    <w:multiLevelType w:val="multilevel"/>
    <w:tmpl w:val="81C0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135027">
    <w:abstractNumId w:val="9"/>
  </w:num>
  <w:num w:numId="2" w16cid:durableId="1732533937">
    <w:abstractNumId w:val="8"/>
  </w:num>
  <w:num w:numId="3" w16cid:durableId="594217702">
    <w:abstractNumId w:val="7"/>
  </w:num>
  <w:num w:numId="4" w16cid:durableId="1582332990">
    <w:abstractNumId w:val="6"/>
  </w:num>
  <w:num w:numId="5" w16cid:durableId="2024940846">
    <w:abstractNumId w:val="5"/>
  </w:num>
  <w:num w:numId="6" w16cid:durableId="1239438335">
    <w:abstractNumId w:val="4"/>
  </w:num>
  <w:num w:numId="7" w16cid:durableId="1302034951">
    <w:abstractNumId w:val="3"/>
  </w:num>
  <w:num w:numId="8" w16cid:durableId="1677422051">
    <w:abstractNumId w:val="2"/>
  </w:num>
  <w:num w:numId="9" w16cid:durableId="1724980125">
    <w:abstractNumId w:val="1"/>
  </w:num>
  <w:num w:numId="10" w16cid:durableId="668942013">
    <w:abstractNumId w:val="0"/>
  </w:num>
  <w:num w:numId="11" w16cid:durableId="294914033">
    <w:abstractNumId w:val="25"/>
  </w:num>
  <w:num w:numId="12" w16cid:durableId="1232693759">
    <w:abstractNumId w:val="16"/>
  </w:num>
  <w:num w:numId="13" w16cid:durableId="1021131165">
    <w:abstractNumId w:val="26"/>
  </w:num>
  <w:num w:numId="14" w16cid:durableId="829638328">
    <w:abstractNumId w:val="29"/>
  </w:num>
  <w:num w:numId="15" w16cid:durableId="2036492286">
    <w:abstractNumId w:val="21"/>
  </w:num>
  <w:num w:numId="16" w16cid:durableId="1118333362">
    <w:abstractNumId w:val="22"/>
  </w:num>
  <w:num w:numId="17" w16cid:durableId="2122455781">
    <w:abstractNumId w:val="13"/>
  </w:num>
  <w:num w:numId="18" w16cid:durableId="416173051">
    <w:abstractNumId w:val="31"/>
  </w:num>
  <w:num w:numId="19" w16cid:durableId="299380727">
    <w:abstractNumId w:val="27"/>
  </w:num>
  <w:num w:numId="20" w16cid:durableId="1622494614">
    <w:abstractNumId w:val="20"/>
  </w:num>
  <w:num w:numId="21" w16cid:durableId="967316589">
    <w:abstractNumId w:val="18"/>
  </w:num>
  <w:num w:numId="22" w16cid:durableId="1054430744">
    <w:abstractNumId w:val="12"/>
  </w:num>
  <w:num w:numId="23" w16cid:durableId="291635549">
    <w:abstractNumId w:val="11"/>
  </w:num>
  <w:num w:numId="24" w16cid:durableId="189728473">
    <w:abstractNumId w:val="28"/>
  </w:num>
  <w:num w:numId="25" w16cid:durableId="1984508290">
    <w:abstractNumId w:val="24"/>
  </w:num>
  <w:num w:numId="26" w16cid:durableId="876893045">
    <w:abstractNumId w:val="10"/>
  </w:num>
  <w:num w:numId="27" w16cid:durableId="592670724">
    <w:abstractNumId w:val="30"/>
  </w:num>
  <w:num w:numId="28" w16cid:durableId="2120175802">
    <w:abstractNumId w:val="15"/>
  </w:num>
  <w:num w:numId="29" w16cid:durableId="1530146799">
    <w:abstractNumId w:val="17"/>
  </w:num>
  <w:num w:numId="30" w16cid:durableId="1253583338">
    <w:abstractNumId w:val="14"/>
  </w:num>
  <w:num w:numId="31" w16cid:durableId="1738437047">
    <w:abstractNumId w:val="19"/>
  </w:num>
  <w:num w:numId="32" w16cid:durableId="1054692993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łosz Stec">
    <w15:presenceInfo w15:providerId="AD" w15:userId="S::mistec@student.agh.edu.pl::efda73b5-52ee-4150-8640-a275186d299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trackRevisions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77F7"/>
    <w:rsid w:val="00082C1B"/>
    <w:rsid w:val="000C330A"/>
    <w:rsid w:val="00156587"/>
    <w:rsid w:val="001A12E2"/>
    <w:rsid w:val="001C4FA8"/>
    <w:rsid w:val="001D63F1"/>
    <w:rsid w:val="00264757"/>
    <w:rsid w:val="002A542A"/>
    <w:rsid w:val="002F19DA"/>
    <w:rsid w:val="002F7A7B"/>
    <w:rsid w:val="0031138A"/>
    <w:rsid w:val="00380FF5"/>
    <w:rsid w:val="003A5CA6"/>
    <w:rsid w:val="003F2A38"/>
    <w:rsid w:val="004639FD"/>
    <w:rsid w:val="004677F7"/>
    <w:rsid w:val="004E3308"/>
    <w:rsid w:val="00520846"/>
    <w:rsid w:val="0057204F"/>
    <w:rsid w:val="00573CD3"/>
    <w:rsid w:val="00592FF4"/>
    <w:rsid w:val="005B2B06"/>
    <w:rsid w:val="005C26A6"/>
    <w:rsid w:val="00603FD4"/>
    <w:rsid w:val="00647956"/>
    <w:rsid w:val="00664C47"/>
    <w:rsid w:val="00692C51"/>
    <w:rsid w:val="00697EE9"/>
    <w:rsid w:val="006A4FDD"/>
    <w:rsid w:val="006A7187"/>
    <w:rsid w:val="006B1A2B"/>
    <w:rsid w:val="006B321F"/>
    <w:rsid w:val="006E6A1B"/>
    <w:rsid w:val="007315CD"/>
    <w:rsid w:val="007531AC"/>
    <w:rsid w:val="0082187E"/>
    <w:rsid w:val="00881692"/>
    <w:rsid w:val="0091265A"/>
    <w:rsid w:val="00925D9A"/>
    <w:rsid w:val="00963D49"/>
    <w:rsid w:val="009B7364"/>
    <w:rsid w:val="009E1A90"/>
    <w:rsid w:val="009E3297"/>
    <w:rsid w:val="00A22E62"/>
    <w:rsid w:val="00A35B3E"/>
    <w:rsid w:val="00A705E5"/>
    <w:rsid w:val="00A717A8"/>
    <w:rsid w:val="00A7634D"/>
    <w:rsid w:val="00B339E0"/>
    <w:rsid w:val="00B42A7C"/>
    <w:rsid w:val="00B549FB"/>
    <w:rsid w:val="00B7303D"/>
    <w:rsid w:val="00BA421B"/>
    <w:rsid w:val="00BD0A63"/>
    <w:rsid w:val="00BD6504"/>
    <w:rsid w:val="00C80924"/>
    <w:rsid w:val="00C863D4"/>
    <w:rsid w:val="00C866FD"/>
    <w:rsid w:val="00CA1064"/>
    <w:rsid w:val="00CC1F53"/>
    <w:rsid w:val="00DA5DDF"/>
    <w:rsid w:val="00DC448E"/>
    <w:rsid w:val="00E05EF9"/>
    <w:rsid w:val="00E24BF5"/>
    <w:rsid w:val="00E26E20"/>
    <w:rsid w:val="00E34BA0"/>
    <w:rsid w:val="00E47243"/>
    <w:rsid w:val="00EC07C3"/>
    <w:rsid w:val="00F203C5"/>
    <w:rsid w:val="00FC6C4B"/>
    <w:rsid w:val="00FD0786"/>
    <w:rsid w:val="00FF1D99"/>
    <w:rsid w:val="00FF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88660"/>
  <w15:chartTrackingRefBased/>
  <w15:docId w15:val="{27D07667-39C4-44E7-8EA8-8B9C62B9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5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56587"/>
    <w:pPr>
      <w:spacing w:after="200" w:line="252" w:lineRule="auto"/>
    </w:pPr>
    <w:rPr>
      <w:rFonts w:ascii="Calibri Light" w:eastAsia="Times New Roman" w:hAnsi="Calibri Light"/>
      <w:sz w:val="22"/>
      <w:szCs w:val="22"/>
      <w:lang w:eastAsia="en-US"/>
    </w:rPr>
  </w:style>
  <w:style w:type="paragraph" w:styleId="Nagwek1">
    <w:name w:val="heading 1"/>
    <w:basedOn w:val="Normalny"/>
    <w:next w:val="Normalny"/>
    <w:link w:val="Nagwek1Znak"/>
    <w:uiPriority w:val="14"/>
    <w:qFormat/>
    <w:rsid w:val="00156587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dolnego">
    <w:name w:val="footnote text"/>
    <w:basedOn w:val="Normalny"/>
    <w:link w:val="TekstprzypisudolnegoZnak"/>
    <w:semiHidden/>
    <w:unhideWhenUsed/>
    <w:rsid w:val="004677F7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link w:val="Tekstprzypisudolnego"/>
    <w:semiHidden/>
    <w:rsid w:val="004677F7"/>
    <w:rPr>
      <w:rFonts w:ascii="Calibri Light" w:eastAsia="Times New Roman" w:hAnsi="Calibri Light" w:cs="Times New Roman"/>
      <w:sz w:val="20"/>
      <w:szCs w:val="20"/>
    </w:rPr>
  </w:style>
  <w:style w:type="character" w:styleId="Odwoanieprzypisudolnego">
    <w:name w:val="footnote reference"/>
    <w:semiHidden/>
    <w:unhideWhenUsed/>
    <w:rsid w:val="004677F7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4639F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4639FD"/>
    <w:rPr>
      <w:rFonts w:ascii="Calibri Light" w:eastAsia="Times New Roman" w:hAnsi="Calibri Light"/>
      <w:sz w:val="22"/>
      <w:szCs w:val="22"/>
      <w:lang w:eastAsia="en-US"/>
    </w:rPr>
  </w:style>
  <w:style w:type="paragraph" w:styleId="Stopka">
    <w:name w:val="footer"/>
    <w:basedOn w:val="Normalny"/>
    <w:link w:val="StopkaZnak"/>
    <w:uiPriority w:val="99"/>
    <w:unhideWhenUsed/>
    <w:rsid w:val="004639FD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uiPriority w:val="99"/>
    <w:rsid w:val="004639FD"/>
    <w:rPr>
      <w:rFonts w:ascii="Calibri Light" w:eastAsia="Times New Roman" w:hAnsi="Calibri Light"/>
      <w:sz w:val="22"/>
      <w:szCs w:val="22"/>
      <w:lang w:eastAsia="en-US"/>
    </w:rPr>
  </w:style>
  <w:style w:type="character" w:styleId="Odwoaniedokomentarza">
    <w:name w:val="annotation reference"/>
    <w:uiPriority w:val="99"/>
    <w:semiHidden/>
    <w:unhideWhenUsed/>
    <w:rsid w:val="000C330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C330A"/>
    <w:rPr>
      <w:sz w:val="20"/>
      <w:szCs w:val="20"/>
    </w:rPr>
  </w:style>
  <w:style w:type="character" w:customStyle="1" w:styleId="TekstkomentarzaZnak">
    <w:name w:val="Tekst komentarza Znak"/>
    <w:link w:val="Tekstkomentarza"/>
    <w:uiPriority w:val="99"/>
    <w:semiHidden/>
    <w:rsid w:val="000C330A"/>
    <w:rPr>
      <w:rFonts w:ascii="Calibri Light" w:eastAsia="Times New Roman" w:hAnsi="Calibri Light"/>
      <w:lang w:eastAsia="en-US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C330A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0C330A"/>
    <w:rPr>
      <w:rFonts w:ascii="Calibri Light" w:eastAsia="Times New Roman" w:hAnsi="Calibri Light"/>
      <w:b/>
      <w:bCs/>
      <w:lang w:eastAsia="en-US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C33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rsid w:val="000C330A"/>
    <w:rPr>
      <w:rFonts w:ascii="Segoe UI" w:eastAsia="Times New Roman" w:hAnsi="Segoe UI" w:cs="Segoe UI"/>
      <w:sz w:val="18"/>
      <w:szCs w:val="18"/>
      <w:lang w:eastAsia="en-US"/>
    </w:rPr>
  </w:style>
  <w:style w:type="paragraph" w:styleId="Poprawka">
    <w:name w:val="Revision"/>
    <w:hidden/>
    <w:uiPriority w:val="99"/>
    <w:semiHidden/>
    <w:rsid w:val="00DA5DDF"/>
    <w:rPr>
      <w:rFonts w:ascii="Calibri Light" w:eastAsia="Times New Roman" w:hAnsi="Calibri Light"/>
      <w:sz w:val="22"/>
      <w:szCs w:val="22"/>
      <w:lang w:eastAsia="en-US"/>
    </w:rPr>
  </w:style>
  <w:style w:type="character" w:customStyle="1" w:styleId="Nagwek1Znak">
    <w:name w:val="Nagłówek 1 Znak"/>
    <w:link w:val="Nagwek1"/>
    <w:uiPriority w:val="14"/>
    <w:rsid w:val="00156587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paragraph" w:styleId="Bezodstpw">
    <w:name w:val="No Spacing"/>
    <w:uiPriority w:val="1"/>
    <w:rsid w:val="00156587"/>
    <w:rPr>
      <w:rFonts w:ascii="Calibri Light" w:eastAsia="Times New Roman" w:hAnsi="Calibri Light"/>
      <w:sz w:val="22"/>
      <w:szCs w:val="22"/>
      <w:lang w:eastAsia="en-US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56587"/>
    <w:pPr>
      <w:spacing w:after="60"/>
      <w:outlineLvl w:val="1"/>
      <w:pPrChange w:id="0" w:author="Miłosz Stec" w:date="2025-10-28T22:04:00Z">
        <w:pPr>
          <w:spacing w:after="60" w:line="252" w:lineRule="auto"/>
          <w:jc w:val="center"/>
          <w:outlineLvl w:val="1"/>
        </w:pPr>
      </w:pPrChange>
    </w:pPr>
    <w:rPr>
      <w:rFonts w:ascii="Times New Roman" w:hAnsi="Times New Roman"/>
      <w:b/>
      <w:sz w:val="28"/>
      <w:szCs w:val="24"/>
      <w:rPrChange w:id="0" w:author="Miłosz Stec" w:date="2025-10-28T22:04:00Z">
        <w:rPr>
          <w:sz w:val="28"/>
          <w:szCs w:val="24"/>
          <w:lang w:val="pl-PL" w:eastAsia="en-US" w:bidi="ar-SA"/>
        </w:rPr>
      </w:rPrChange>
    </w:rPr>
  </w:style>
  <w:style w:type="character" w:customStyle="1" w:styleId="PodtytuZnak">
    <w:name w:val="Podtytuł Znak"/>
    <w:link w:val="Podtytu"/>
    <w:uiPriority w:val="11"/>
    <w:rsid w:val="00156587"/>
    <w:rPr>
      <w:rFonts w:ascii="Times New Roman" w:eastAsia="Times New Roman" w:hAnsi="Times New Roman" w:cs="Times New Roman"/>
      <w:b/>
      <w:sz w:val="28"/>
      <w:szCs w:val="24"/>
      <w:lang w:eastAsia="en-US"/>
    </w:rPr>
  </w:style>
  <w:style w:type="paragraph" w:styleId="Tytu">
    <w:name w:val="Title"/>
    <w:basedOn w:val="Normalny"/>
    <w:next w:val="Normalny"/>
    <w:link w:val="TytuZnak"/>
    <w:uiPriority w:val="10"/>
    <w:qFormat/>
    <w:rsid w:val="00156587"/>
    <w:pPr>
      <w:spacing w:before="240" w:after="60"/>
      <w:outlineLvl w:val="0"/>
      <w:pPrChange w:id="1" w:author="Miłosz Stec" w:date="2025-10-28T22:04:00Z">
        <w:pPr>
          <w:spacing w:before="240" w:after="60" w:line="252" w:lineRule="auto"/>
          <w:jc w:val="center"/>
          <w:outlineLvl w:val="0"/>
        </w:pPr>
      </w:pPrChange>
    </w:pPr>
    <w:rPr>
      <w:rFonts w:ascii="Times New Roman" w:hAnsi="Times New Roman"/>
      <w:b/>
      <w:bCs/>
      <w:kern w:val="28"/>
      <w:sz w:val="32"/>
      <w:szCs w:val="32"/>
      <w:rPrChange w:id="1" w:author="Miłosz Stec" w:date="2025-10-28T22:04:00Z">
        <w:rPr>
          <w:b/>
          <w:bCs/>
          <w:kern w:val="28"/>
          <w:sz w:val="32"/>
          <w:szCs w:val="32"/>
          <w:lang w:val="pl-PL" w:eastAsia="en-US" w:bidi="ar-SA"/>
        </w:rPr>
      </w:rPrChange>
    </w:rPr>
  </w:style>
  <w:style w:type="character" w:customStyle="1" w:styleId="TytuZnak">
    <w:name w:val="Tytuł Znak"/>
    <w:link w:val="Tytu"/>
    <w:uiPriority w:val="10"/>
    <w:rsid w:val="00156587"/>
    <w:rPr>
      <w:rFonts w:ascii="Times New Roman" w:eastAsia="Times New Roman" w:hAnsi="Times New Roman" w:cs="Times New Roman"/>
      <w:b/>
      <w:bCs/>
      <w:kern w:val="28"/>
      <w:sz w:val="32"/>
      <w:szCs w:val="32"/>
      <w:lang w:eastAsia="en-US"/>
    </w:rPr>
  </w:style>
  <w:style w:type="character" w:styleId="Wyrnieniedelikatne">
    <w:name w:val="Subtle Emphasis"/>
    <w:uiPriority w:val="19"/>
    <w:qFormat/>
    <w:rsid w:val="00156587"/>
    <w:rPr>
      <w:i/>
      <w:iCs/>
      <w:color w:val="404040"/>
    </w:rPr>
  </w:style>
  <w:style w:type="paragraph" w:customStyle="1" w:styleId="Podtytu2">
    <w:name w:val="Podtytuł 2"/>
    <w:basedOn w:val="Podtytu"/>
    <w:link w:val="Podtytu2Znak"/>
    <w:uiPriority w:val="12"/>
    <w:qFormat/>
    <w:rsid w:val="00156587"/>
    <w:rPr>
      <w:sz w:val="24"/>
    </w:rPr>
  </w:style>
  <w:style w:type="character" w:customStyle="1" w:styleId="Podtytu2Znak">
    <w:name w:val="Podtytuł 2 Znak"/>
    <w:link w:val="Podtytu2"/>
    <w:uiPriority w:val="12"/>
    <w:rsid w:val="00156587"/>
    <w:rPr>
      <w:rFonts w:ascii="Times New Roman" w:eastAsia="Times New Roman" w:hAnsi="Times New Roman" w:cs="Times New Roman"/>
      <w:b/>
      <w:sz w:val="24"/>
      <w:szCs w:val="24"/>
      <w:lang w:eastAsia="en-US"/>
    </w:rPr>
  </w:style>
  <w:style w:type="paragraph" w:customStyle="1" w:styleId="Podpisy">
    <w:name w:val="Podpisy"/>
    <w:basedOn w:val="Normalny"/>
    <w:next w:val="Normalny"/>
    <w:link w:val="PodpisyZnak"/>
    <w:uiPriority w:val="13"/>
    <w:qFormat/>
    <w:rsid w:val="00156587"/>
    <w:rPr>
      <w:rFonts w:ascii="Times New Roman" w:hAnsi="Times New Roman"/>
      <w:sz w:val="20"/>
    </w:rPr>
  </w:style>
  <w:style w:type="character" w:customStyle="1" w:styleId="PodpisyZnak">
    <w:name w:val="Podpisy Znak"/>
    <w:link w:val="Podpisy"/>
    <w:uiPriority w:val="13"/>
    <w:rsid w:val="00156587"/>
    <w:rPr>
      <w:rFonts w:ascii="Times New Roman" w:eastAsia="Times New Roman" w:hAnsi="Times New Roman"/>
      <w:szCs w:val="22"/>
      <w:lang w:eastAsia="en-US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264757"/>
    <w:pPr>
      <w:keepLines/>
      <w:spacing w:after="0" w:line="259" w:lineRule="auto"/>
      <w:outlineLvl w:val="9"/>
    </w:pPr>
    <w:rPr>
      <w:b w:val="0"/>
      <w:bCs w:val="0"/>
      <w:color w:val="0F4761"/>
      <w:kern w:val="0"/>
      <w:lang w:eastAsia="pl-PL"/>
    </w:rPr>
  </w:style>
  <w:style w:type="paragraph" w:styleId="Spistreci2">
    <w:name w:val="toc 2"/>
    <w:basedOn w:val="Normalny"/>
    <w:next w:val="Normalny"/>
    <w:autoRedefine/>
    <w:uiPriority w:val="39"/>
    <w:unhideWhenUsed/>
    <w:rsid w:val="00264757"/>
    <w:pPr>
      <w:spacing w:after="100" w:line="259" w:lineRule="auto"/>
      <w:ind w:left="220"/>
    </w:pPr>
    <w:rPr>
      <w:rFonts w:ascii="Aptos" w:hAnsi="Aptos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264757"/>
    <w:pPr>
      <w:spacing w:after="100" w:line="259" w:lineRule="auto"/>
    </w:pPr>
    <w:rPr>
      <w:rFonts w:ascii="Aptos" w:hAnsi="Aptos"/>
      <w:lang w:eastAsia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264757"/>
    <w:pPr>
      <w:spacing w:after="100" w:line="259" w:lineRule="auto"/>
      <w:ind w:left="440"/>
    </w:pPr>
    <w:rPr>
      <w:rFonts w:ascii="Aptos" w:hAnsi="Aptos"/>
      <w:lang w:eastAsia="pl-PL"/>
    </w:rPr>
  </w:style>
  <w:style w:type="character" w:styleId="Hipercze">
    <w:name w:val="Hyperlink"/>
    <w:uiPriority w:val="99"/>
    <w:rsid w:val="00E26E20"/>
    <w:rPr>
      <w:color w:val="0000FF"/>
      <w:u w:val="singl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866FD"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C866FD"/>
    <w:rPr>
      <w:rFonts w:ascii="Calibri Light" w:eastAsia="Times New Roman" w:hAnsi="Calibri Light"/>
      <w:lang w:eastAsia="en-US"/>
    </w:rPr>
  </w:style>
  <w:style w:type="character" w:styleId="Odwoanieprzypisukocowego">
    <w:name w:val="endnote reference"/>
    <w:uiPriority w:val="99"/>
    <w:semiHidden/>
    <w:unhideWhenUsed/>
    <w:rsid w:val="00C866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F6738-D4B3-4F36-990D-9079401D4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1277</Words>
  <Characters>7665</Characters>
  <Application>Microsoft Office Word</Application>
  <DocSecurity>0</DocSecurity>
  <Lines>63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Szczepan Moskwa</dc:creator>
  <cp:keywords/>
  <dc:description/>
  <cp:lastModifiedBy>Miłosz Stec</cp:lastModifiedBy>
  <cp:revision>17</cp:revision>
  <dcterms:created xsi:type="dcterms:W3CDTF">2025-10-28T20:40:00Z</dcterms:created>
  <dcterms:modified xsi:type="dcterms:W3CDTF">2025-11-25T11:43:00Z</dcterms:modified>
</cp:coreProperties>
</file>